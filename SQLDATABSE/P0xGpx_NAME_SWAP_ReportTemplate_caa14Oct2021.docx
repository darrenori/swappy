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2EC" w:rsidRPr="00686193" w:rsidRDefault="004C2BFD" w:rsidP="001142EC">
      <w:pPr>
        <w:ind w:right="70"/>
        <w:jc w:val="right"/>
        <w:rPr>
          <w:rFonts w:ascii="Arial" w:hAnsi="Arial" w:cs="Arial"/>
        </w:rPr>
      </w:pPr>
      <w:r w:rsidRPr="00686193">
        <w:rPr>
          <w:rFonts w:ascii="Arial" w:hAnsi="Arial" w:cs="Arial"/>
          <w:noProof/>
          <w:sz w:val="18"/>
          <w:lang w:val="en-SG" w:eastAsia="en-SG"/>
        </w:rPr>
        <w:drawing>
          <wp:inline distT="0" distB="0" distL="0" distR="0">
            <wp:extent cx="1743710" cy="638175"/>
            <wp:effectExtent l="0" t="0" r="0" b="0"/>
            <wp:docPr id="1" name="Picture 1" descr="TPlogo_reversedblack72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Plogo_reversedblack72dp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2EC" w:rsidRPr="00686193" w:rsidRDefault="001142EC" w:rsidP="001142EC">
      <w:pPr>
        <w:ind w:right="70"/>
        <w:jc w:val="right"/>
        <w:rPr>
          <w:rFonts w:ascii="Arial" w:hAnsi="Arial" w:cs="Arial"/>
          <w:b/>
        </w:rPr>
      </w:pPr>
    </w:p>
    <w:p w:rsidR="001142EC" w:rsidRPr="00686193" w:rsidRDefault="001142EC" w:rsidP="001142EC">
      <w:pPr>
        <w:pStyle w:val="Heading1"/>
        <w:ind w:right="70"/>
        <w:jc w:val="right"/>
        <w:rPr>
          <w:sz w:val="24"/>
        </w:rPr>
      </w:pPr>
      <w:r w:rsidRPr="00686193">
        <w:rPr>
          <w:sz w:val="24"/>
        </w:rPr>
        <w:t xml:space="preserve">School of Informatics &amp; IT </w:t>
      </w:r>
    </w:p>
    <w:p w:rsidR="001142EC" w:rsidRPr="00686193" w:rsidRDefault="000C5A63" w:rsidP="00861595">
      <w:pPr>
        <w:ind w:right="70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AY 202</w:t>
      </w:r>
      <w:ins w:id="0" w:author="Zhi Yuan POH (TP)" w:date="2021-10-10T23:58:00Z">
        <w:r w:rsidR="00880B4C">
          <w:rPr>
            <w:rFonts w:ascii="Arial" w:hAnsi="Arial" w:cs="Arial"/>
            <w:b/>
          </w:rPr>
          <w:t>1</w:t>
        </w:r>
      </w:ins>
      <w:del w:id="1" w:author="Zhi Yuan POH (TP)" w:date="2021-10-10T23:58:00Z">
        <w:r w:rsidDel="00880B4C">
          <w:rPr>
            <w:rFonts w:ascii="Arial" w:hAnsi="Arial" w:cs="Arial"/>
            <w:b/>
          </w:rPr>
          <w:delText>0</w:delText>
        </w:r>
      </w:del>
      <w:r>
        <w:rPr>
          <w:rFonts w:ascii="Arial" w:hAnsi="Arial" w:cs="Arial"/>
          <w:b/>
        </w:rPr>
        <w:t>/202</w:t>
      </w:r>
      <w:ins w:id="2" w:author="Zhi Yuan POH (TP)" w:date="2021-10-10T23:58:00Z">
        <w:r w:rsidR="00880B4C">
          <w:rPr>
            <w:rFonts w:ascii="Arial" w:hAnsi="Arial" w:cs="Arial"/>
            <w:b/>
          </w:rPr>
          <w:t>2</w:t>
        </w:r>
      </w:ins>
      <w:del w:id="3" w:author="Zhi Yuan POH (TP)" w:date="2021-10-10T23:58:00Z">
        <w:r w:rsidDel="00880B4C">
          <w:rPr>
            <w:rFonts w:ascii="Arial" w:hAnsi="Arial" w:cs="Arial"/>
            <w:b/>
          </w:rPr>
          <w:delText>1</w:delText>
        </w:r>
      </w:del>
      <w:r w:rsidR="001142EC" w:rsidRPr="00686193">
        <w:rPr>
          <w:rFonts w:ascii="Arial" w:hAnsi="Arial" w:cs="Arial"/>
          <w:b/>
        </w:rPr>
        <w:t xml:space="preserve"> </w:t>
      </w:r>
      <w:r w:rsidR="00D573DA" w:rsidRPr="00686193">
        <w:rPr>
          <w:rFonts w:ascii="Arial" w:hAnsi="Arial" w:cs="Arial"/>
          <w:b/>
        </w:rPr>
        <w:t>Oct</w:t>
      </w:r>
      <w:r w:rsidR="00665D69">
        <w:rPr>
          <w:rFonts w:ascii="Arial" w:hAnsi="Arial" w:cs="Arial"/>
          <w:b/>
        </w:rPr>
        <w:t>ober</w:t>
      </w:r>
      <w:r w:rsidR="00A61FAE">
        <w:rPr>
          <w:rFonts w:ascii="Arial" w:hAnsi="Arial" w:cs="Arial"/>
          <w:b/>
        </w:rPr>
        <w:t xml:space="preserve"> </w:t>
      </w:r>
      <w:r w:rsidR="001142EC" w:rsidRPr="00686193">
        <w:rPr>
          <w:rFonts w:ascii="Arial" w:hAnsi="Arial" w:cs="Arial"/>
          <w:b/>
        </w:rPr>
        <w:t>Semester</w:t>
      </w:r>
      <w:del w:id="4" w:author="Zhi Yuan POH (TP)" w:date="2021-10-10T23:58:00Z">
        <w:r w:rsidR="00FF593A" w:rsidDel="00880B4C">
          <w:rPr>
            <w:rFonts w:ascii="Arial" w:hAnsi="Arial" w:cs="Arial"/>
            <w:b/>
          </w:rPr>
          <w:delText xml:space="preserve"> Term A</w:delText>
        </w:r>
      </w:del>
    </w:p>
    <w:p w:rsidR="001142EC" w:rsidRPr="00686193" w:rsidRDefault="001142EC" w:rsidP="001142EC">
      <w:pPr>
        <w:ind w:right="70"/>
        <w:jc w:val="right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>Secure Web Application</w:t>
      </w:r>
      <w:r w:rsidR="000024CC" w:rsidRPr="00686193">
        <w:rPr>
          <w:rFonts w:ascii="Arial" w:hAnsi="Arial" w:cs="Arial"/>
          <w:b/>
        </w:rPr>
        <w:t>s</w:t>
      </w:r>
      <w:r w:rsidRPr="00686193">
        <w:rPr>
          <w:rFonts w:ascii="Arial" w:hAnsi="Arial" w:cs="Arial"/>
          <w:b/>
        </w:rPr>
        <w:t xml:space="preserve"> (SWAP)</w:t>
      </w:r>
    </w:p>
    <w:p w:rsidR="001142EC" w:rsidRPr="00686193" w:rsidRDefault="001142EC" w:rsidP="001142EC">
      <w:pPr>
        <w:ind w:right="70"/>
        <w:jc w:val="right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>[Subject Code – CCD2C0</w:t>
      </w:r>
      <w:r w:rsidR="0071098A" w:rsidRPr="00686193">
        <w:rPr>
          <w:rFonts w:ascii="Arial" w:hAnsi="Arial" w:cs="Arial"/>
          <w:b/>
        </w:rPr>
        <w:t>8</w:t>
      </w:r>
      <w:r w:rsidRPr="00686193">
        <w:rPr>
          <w:rFonts w:ascii="Arial" w:hAnsi="Arial" w:cs="Arial"/>
          <w:b/>
        </w:rPr>
        <w:t>]</w:t>
      </w:r>
    </w:p>
    <w:p w:rsidR="001142EC" w:rsidRPr="00686193" w:rsidRDefault="001142EC" w:rsidP="001142EC">
      <w:pPr>
        <w:ind w:right="70"/>
        <w:rPr>
          <w:rFonts w:ascii="Arial" w:hAnsi="Arial" w:cs="Arial"/>
        </w:rPr>
      </w:pPr>
    </w:p>
    <w:p w:rsidR="001142EC" w:rsidRPr="00686193" w:rsidRDefault="001142EC" w:rsidP="001142EC">
      <w:pPr>
        <w:ind w:right="70"/>
        <w:rPr>
          <w:rFonts w:ascii="Arial" w:hAnsi="Arial" w:cs="Arial"/>
          <w:sz w:val="48"/>
          <w:szCs w:val="48"/>
        </w:rPr>
      </w:pPr>
    </w:p>
    <w:p w:rsidR="001142EC" w:rsidRPr="00686193" w:rsidRDefault="001142EC" w:rsidP="001142EC">
      <w:pPr>
        <w:ind w:right="70"/>
        <w:rPr>
          <w:rFonts w:ascii="Arial" w:hAnsi="Arial" w:cs="Arial"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  <w:r w:rsidRPr="00686193">
        <w:rPr>
          <w:rFonts w:ascii="Arial" w:hAnsi="Arial" w:cs="Arial"/>
          <w:b/>
          <w:bCs/>
          <w:sz w:val="48"/>
          <w:szCs w:val="48"/>
        </w:rPr>
        <w:t>SECURE WEB APPLICATION</w:t>
      </w:r>
      <w:r w:rsidR="00A37B7A" w:rsidRPr="00686193">
        <w:rPr>
          <w:rFonts w:ascii="Arial" w:hAnsi="Arial" w:cs="Arial"/>
          <w:b/>
          <w:bCs/>
          <w:sz w:val="48"/>
          <w:szCs w:val="48"/>
        </w:rPr>
        <w:t>S</w:t>
      </w: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  <w:r w:rsidRPr="00686193">
        <w:rPr>
          <w:rFonts w:ascii="Arial" w:hAnsi="Arial" w:cs="Arial"/>
          <w:b/>
          <w:bCs/>
          <w:sz w:val="48"/>
          <w:szCs w:val="48"/>
        </w:rPr>
        <w:t>Case Study</w:t>
      </w: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8"/>
          <w:szCs w:val="48"/>
        </w:rPr>
      </w:pPr>
    </w:p>
    <w:p w:rsidR="001142EC" w:rsidRPr="00686193" w:rsidRDefault="001142EC" w:rsidP="001142EC">
      <w:pPr>
        <w:ind w:right="70"/>
        <w:jc w:val="center"/>
        <w:rPr>
          <w:rFonts w:ascii="Arial" w:hAnsi="Arial" w:cs="Arial"/>
          <w:b/>
          <w:bCs/>
          <w:sz w:val="40"/>
          <w:szCs w:val="40"/>
        </w:rPr>
      </w:pPr>
      <w:r w:rsidRPr="00686193">
        <w:rPr>
          <w:rFonts w:ascii="Arial" w:hAnsi="Arial" w:cs="Arial"/>
          <w:b/>
          <w:bCs/>
          <w:sz w:val="40"/>
          <w:szCs w:val="40"/>
        </w:rPr>
        <w:t>Report Template</w:t>
      </w:r>
    </w:p>
    <w:p w:rsidR="001142EC" w:rsidRPr="00686193" w:rsidRDefault="001142EC" w:rsidP="001142EC">
      <w:pPr>
        <w:ind w:right="70"/>
        <w:rPr>
          <w:rFonts w:ascii="Arial" w:hAnsi="Arial" w:cs="Arial"/>
          <w:b/>
          <w:sz w:val="48"/>
          <w:szCs w:val="48"/>
        </w:r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sz w:val="48"/>
          <w:szCs w:val="48"/>
        </w:rPr>
        <w:sectPr w:rsidR="001142EC" w:rsidRPr="00686193" w:rsidSect="001142E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418" w:right="1021" w:bottom="1418" w:left="1123" w:header="720" w:footer="720" w:gutter="0"/>
          <w:cols w:space="720"/>
          <w:docGrid w:linePitch="360"/>
        </w:sect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4C2BFD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115570</wp:posOffset>
                </wp:positionV>
                <wp:extent cx="6649720" cy="7585710"/>
                <wp:effectExtent l="13335" t="10160" r="13970" b="5080"/>
                <wp:wrapNone/>
                <wp:docPr id="2" name="Rectangle 1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9720" cy="758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BD82E4" id="Rectangle 1685" o:spid="_x0000_s1026" style="position:absolute;margin-left:-9.35pt;margin-top:9.1pt;width:523.6pt;height:597.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"/>
            </w:pict>
          </mc:Fallback>
        </mc:AlternateContent>
      </w:r>
    </w:p>
    <w:p w:rsidR="001142EC" w:rsidRPr="00686193" w:rsidRDefault="000024CC" w:rsidP="001142EC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686193">
        <w:rPr>
          <w:rFonts w:ascii="Arial" w:hAnsi="Arial" w:cs="Arial"/>
          <w:b/>
          <w:sz w:val="28"/>
          <w:szCs w:val="28"/>
        </w:rPr>
        <w:t>Secure Web Applications</w:t>
      </w:r>
      <w:r w:rsidR="001142EC" w:rsidRPr="00686193">
        <w:rPr>
          <w:rFonts w:ascii="Arial" w:hAnsi="Arial" w:cs="Arial"/>
          <w:b/>
          <w:sz w:val="28"/>
          <w:szCs w:val="28"/>
        </w:rPr>
        <w:t xml:space="preserve"> (CCD2C0</w:t>
      </w:r>
      <w:r w:rsidR="0071098A" w:rsidRPr="00686193">
        <w:rPr>
          <w:rFonts w:ascii="Arial" w:hAnsi="Arial" w:cs="Arial"/>
          <w:b/>
          <w:sz w:val="28"/>
          <w:szCs w:val="28"/>
        </w:rPr>
        <w:t>8</w:t>
      </w:r>
      <w:r w:rsidR="001142EC" w:rsidRPr="00686193">
        <w:rPr>
          <w:rFonts w:ascii="Arial" w:hAnsi="Arial" w:cs="Arial"/>
          <w:b/>
          <w:sz w:val="28"/>
          <w:szCs w:val="28"/>
        </w:rPr>
        <w:t>)</w:t>
      </w:r>
    </w:p>
    <w:p w:rsidR="001142EC" w:rsidRPr="00686193" w:rsidRDefault="001142EC" w:rsidP="001142EC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686193">
        <w:rPr>
          <w:rFonts w:ascii="Arial" w:hAnsi="Arial" w:cs="Arial"/>
          <w:b/>
          <w:sz w:val="28"/>
          <w:szCs w:val="28"/>
        </w:rPr>
        <w:t>Case Study Report Submission</w:t>
      </w:r>
    </w:p>
    <w:p w:rsidR="001142EC" w:rsidRPr="00686193" w:rsidRDefault="001142EC" w:rsidP="001142EC">
      <w:pPr>
        <w:spacing w:line="360" w:lineRule="auto"/>
        <w:ind w:left="1440" w:firstLine="720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 xml:space="preserve">                     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b/>
        </w:rPr>
        <w:t>Practical Class</w:t>
      </w:r>
      <w:r w:rsidRPr="00686193">
        <w:rPr>
          <w:rFonts w:ascii="Arial" w:hAnsi="Arial" w:cs="Arial"/>
        </w:rPr>
        <w:t>:</w:t>
      </w:r>
      <w:r w:rsidR="00B146B4">
        <w:rPr>
          <w:rFonts w:ascii="Arial" w:hAnsi="Arial" w:cs="Arial"/>
        </w:rPr>
        <w:tab/>
      </w:r>
      <w:r w:rsidRPr="00686193">
        <w:rPr>
          <w:rFonts w:ascii="Arial" w:hAnsi="Arial" w:cs="Arial"/>
        </w:rPr>
        <w:t xml:space="preserve">P01 / P02 / P03 </w:t>
      </w:r>
      <w:r w:rsidR="003B0A40" w:rsidRPr="00686193">
        <w:rPr>
          <w:rFonts w:ascii="Arial" w:hAnsi="Arial" w:cs="Arial"/>
        </w:rPr>
        <w:t>/ P04 / P05</w:t>
      </w:r>
      <w:ins w:id="5" w:author="Zhi Yuan POH (TP)" w:date="2021-10-10T23:58:00Z">
        <w:r w:rsidR="008C3EEB">
          <w:rPr>
            <w:rFonts w:ascii="Arial" w:hAnsi="Arial" w:cs="Arial"/>
          </w:rPr>
          <w:t xml:space="preserve"> / P06 </w:t>
        </w:r>
        <w:r w:rsidR="008C3EEB" w:rsidRPr="00686193">
          <w:rPr>
            <w:rFonts w:ascii="Arial" w:hAnsi="Arial" w:cs="Arial"/>
          </w:rPr>
          <w:t>/ P0</w:t>
        </w:r>
        <w:r w:rsidR="008C3EEB">
          <w:rPr>
            <w:rFonts w:ascii="Arial" w:hAnsi="Arial" w:cs="Arial"/>
          </w:rPr>
          <w:t>7</w:t>
        </w:r>
      </w:ins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b/>
        </w:rPr>
        <w:t>Submitted by</w:t>
      </w:r>
      <w:r w:rsidRPr="00686193">
        <w:rPr>
          <w:rFonts w:ascii="Arial" w:hAnsi="Arial" w:cs="Arial"/>
        </w:rPr>
        <w:t xml:space="preserve">: </w:t>
      </w:r>
      <w:r w:rsidRPr="00686193">
        <w:rPr>
          <w:rFonts w:ascii="Arial" w:hAnsi="Arial" w:cs="Arial"/>
        </w:rPr>
        <w:tab/>
        <w:t>&lt;Matric Number&gt; &lt;Full Name of student&gt;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  <w:b/>
        </w:rPr>
      </w:pP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  <w:r w:rsidRPr="00686193">
        <w:rPr>
          <w:rFonts w:ascii="Arial" w:hAnsi="Arial" w:cs="Arial"/>
          <w:b/>
        </w:rPr>
        <w:t>Date:</w:t>
      </w:r>
      <w:r w:rsidRPr="00686193">
        <w:rPr>
          <w:rFonts w:ascii="Arial" w:hAnsi="Arial" w:cs="Arial"/>
        </w:rPr>
        <w:t xml:space="preserve">  </w:t>
      </w:r>
      <w:proofErr w:type="spellStart"/>
      <w:r w:rsidRPr="00686193">
        <w:rPr>
          <w:rFonts w:ascii="Arial" w:hAnsi="Arial" w:cs="Arial"/>
        </w:rPr>
        <w:t>dd</w:t>
      </w:r>
      <w:proofErr w:type="spellEnd"/>
      <w:r w:rsidRPr="00686193">
        <w:rPr>
          <w:rFonts w:ascii="Arial" w:hAnsi="Arial" w:cs="Arial"/>
        </w:rPr>
        <w:t xml:space="preserve"> /mm/</w:t>
      </w:r>
      <w:proofErr w:type="spellStart"/>
      <w:r w:rsidRPr="00686193">
        <w:rPr>
          <w:rFonts w:ascii="Arial" w:hAnsi="Arial" w:cs="Arial"/>
        </w:rPr>
        <w:t>yyyy</w:t>
      </w:r>
      <w:proofErr w:type="spellEnd"/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</w:p>
    <w:p w:rsidR="001142EC" w:rsidRPr="00686193" w:rsidRDefault="00E13244" w:rsidP="001142E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“</w:t>
      </w:r>
      <w:r w:rsidR="001142EC" w:rsidRPr="00686193">
        <w:rPr>
          <w:rFonts w:ascii="Arial" w:hAnsi="Arial" w:cs="Arial"/>
          <w:b/>
        </w:rPr>
        <w:t>By submitting this work, I am / we are declaring that I am / we are the originator(s) of this work and that all other original sources used in this work has been appropriately acknowledged.</w:t>
      </w:r>
    </w:p>
    <w:p w:rsidR="001142EC" w:rsidRPr="00686193" w:rsidRDefault="001142EC" w:rsidP="001142EC">
      <w:pPr>
        <w:rPr>
          <w:rFonts w:ascii="Arial" w:hAnsi="Arial" w:cs="Arial"/>
          <w:b/>
        </w:rPr>
      </w:pPr>
    </w:p>
    <w:p w:rsidR="001142EC" w:rsidRPr="00686193" w:rsidRDefault="001142EC" w:rsidP="001142EC">
      <w:pPr>
        <w:jc w:val="both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 xml:space="preserve"> I / We understand that plagiarism is the act of taking and using the whole or any part of another person’s work and presenting it as my/ our own without proper acknowledgement.</w:t>
      </w:r>
    </w:p>
    <w:p w:rsidR="001142EC" w:rsidRPr="00686193" w:rsidRDefault="001142EC" w:rsidP="001142EC">
      <w:pPr>
        <w:rPr>
          <w:rFonts w:ascii="Arial" w:hAnsi="Arial" w:cs="Arial"/>
          <w:b/>
        </w:rPr>
      </w:pPr>
    </w:p>
    <w:p w:rsidR="001142EC" w:rsidRPr="00686193" w:rsidRDefault="001142EC" w:rsidP="001142EC">
      <w:pPr>
        <w:jc w:val="both"/>
        <w:rPr>
          <w:rFonts w:ascii="Arial" w:hAnsi="Arial" w:cs="Arial"/>
          <w:b/>
        </w:rPr>
      </w:pPr>
      <w:r w:rsidRPr="00686193">
        <w:rPr>
          <w:rFonts w:ascii="Arial" w:hAnsi="Arial" w:cs="Arial"/>
          <w:b/>
        </w:rPr>
        <w:t>I / We also understand that plagiarism is an academic offence and that disciplinary actio</w:t>
      </w:r>
      <w:r w:rsidR="00164DA5">
        <w:rPr>
          <w:rFonts w:ascii="Arial" w:hAnsi="Arial" w:cs="Arial"/>
          <w:b/>
        </w:rPr>
        <w:t>n will be taken for plagiarism.</w:t>
      </w:r>
      <w:r w:rsidR="00E13244">
        <w:rPr>
          <w:rFonts w:ascii="Arial" w:hAnsi="Arial" w:cs="Arial"/>
          <w:b/>
        </w:rPr>
        <w:t>”</w:t>
      </w:r>
    </w:p>
    <w:p w:rsidR="001142EC" w:rsidRPr="00686193" w:rsidRDefault="001142EC" w:rsidP="001142EC">
      <w:pPr>
        <w:jc w:val="both"/>
        <w:rPr>
          <w:rFonts w:ascii="Arial" w:hAnsi="Arial" w:cs="Arial"/>
          <w:b/>
          <w:sz w:val="28"/>
          <w:szCs w:val="28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</w:p>
    <w:p w:rsidR="002555AD" w:rsidRPr="00686193" w:rsidRDefault="002555AD" w:rsidP="002555AD">
      <w:pPr>
        <w:pStyle w:val="indendtedpara"/>
        <w:tabs>
          <w:tab w:val="left" w:pos="3118"/>
          <w:tab w:val="right" w:pos="9354"/>
        </w:tabs>
        <w:spacing w:line="320" w:lineRule="atLeast"/>
        <w:ind w:left="0"/>
        <w:jc w:val="left"/>
        <w:rPr>
          <w:rFonts w:ascii="Arial" w:hAnsi="Arial" w:cs="Arial"/>
          <w:b/>
          <w:bCs/>
          <w:smallCaps/>
          <w:spacing w:val="15"/>
          <w:szCs w:val="24"/>
        </w:rPr>
      </w:pPr>
      <w:r w:rsidRPr="00686193">
        <w:rPr>
          <w:rFonts w:ascii="Arial" w:hAnsi="Arial" w:cs="Arial"/>
          <w:b/>
          <w:bCs/>
          <w:smallCaps/>
          <w:spacing w:val="15"/>
          <w:szCs w:val="24"/>
        </w:rPr>
        <w:t>Name and Signature of student: ……………………………………</w:t>
      </w:r>
    </w:p>
    <w:p w:rsidR="001142EC" w:rsidRPr="00686193" w:rsidRDefault="001142EC" w:rsidP="001142EC">
      <w:pPr>
        <w:spacing w:line="360" w:lineRule="auto"/>
        <w:rPr>
          <w:rFonts w:ascii="Arial" w:hAnsi="Arial" w:cs="Arial"/>
        </w:rPr>
      </w:pPr>
    </w:p>
    <w:p w:rsidR="001142EC" w:rsidRPr="00686193" w:rsidRDefault="001142EC" w:rsidP="001142EC">
      <w:pPr>
        <w:pStyle w:val="Heading4"/>
        <w:ind w:left="0" w:right="70"/>
        <w:rPr>
          <w:rFonts w:ascii="Arial" w:hAnsi="Arial" w:cs="Arial"/>
          <w:sz w:val="22"/>
          <w:szCs w:val="22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</w:pPr>
    </w:p>
    <w:p w:rsidR="001142EC" w:rsidRPr="00686193" w:rsidRDefault="001142EC" w:rsidP="001142EC">
      <w:pPr>
        <w:rPr>
          <w:rFonts w:ascii="Arial" w:hAnsi="Arial" w:cs="Arial"/>
        </w:rPr>
        <w:sectPr w:rsidR="001142EC" w:rsidRPr="00686193" w:rsidSect="00B5243C">
          <w:footerReference w:type="default" r:id="rId15"/>
          <w:pgSz w:w="12240" w:h="15840" w:code="1"/>
          <w:pgMar w:top="1418" w:right="1021" w:bottom="1418" w:left="1123" w:header="720" w:footer="720" w:gutter="0"/>
          <w:pgNumType w:fmt="lowerRoman" w:start="1"/>
          <w:cols w:space="720"/>
          <w:docGrid w:linePitch="360"/>
        </w:sectPr>
      </w:pPr>
    </w:p>
    <w:p w:rsidR="001D2594" w:rsidRPr="00686193" w:rsidRDefault="001D2594" w:rsidP="001D2594">
      <w:pPr>
        <w:ind w:right="70"/>
        <w:jc w:val="center"/>
        <w:rPr>
          <w:rFonts w:ascii="Arial" w:hAnsi="Arial" w:cs="Arial"/>
          <w:b/>
          <w:bCs/>
          <w:sz w:val="28"/>
          <w:szCs w:val="28"/>
        </w:rPr>
      </w:pPr>
      <w:r w:rsidRPr="00686193">
        <w:rPr>
          <w:rFonts w:ascii="Arial" w:hAnsi="Arial" w:cs="Arial"/>
          <w:b/>
          <w:bCs/>
          <w:sz w:val="28"/>
          <w:szCs w:val="28"/>
        </w:rPr>
        <w:lastRenderedPageBreak/>
        <w:t>Contents</w:t>
      </w:r>
    </w:p>
    <w:p w:rsidR="00C57DBF" w:rsidRPr="00686193" w:rsidRDefault="00C57DBF" w:rsidP="00C57DBF">
      <w:pPr>
        <w:ind w:right="70"/>
        <w:rPr>
          <w:rFonts w:ascii="Arial" w:hAnsi="Arial" w:cs="Arial"/>
          <w:noProof/>
        </w:rPr>
      </w:pPr>
    </w:p>
    <w:p w:rsidR="00C57DBF" w:rsidRPr="00686193" w:rsidRDefault="00C57DBF" w:rsidP="00C57DBF">
      <w:p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Include the contents of the report with respective page number</w:t>
      </w:r>
      <w:r w:rsidR="00A54B36" w:rsidRPr="00686193">
        <w:rPr>
          <w:rFonts w:ascii="Arial" w:hAnsi="Arial" w:cs="Arial"/>
          <w:noProof/>
          <w:highlight w:val="yellow"/>
        </w:rPr>
        <w:t>s</w:t>
      </w:r>
      <w:r w:rsidRPr="00686193">
        <w:rPr>
          <w:rFonts w:ascii="Arial" w:hAnsi="Arial" w:cs="Arial"/>
          <w:noProof/>
          <w:highlight w:val="yellow"/>
        </w:rPr>
        <w:t xml:space="preserve"> </w:t>
      </w:r>
    </w:p>
    <w:p w:rsidR="001D2594" w:rsidRPr="00686193" w:rsidRDefault="001D2594" w:rsidP="001142EC">
      <w:pPr>
        <w:ind w:right="70"/>
        <w:jc w:val="both"/>
        <w:rPr>
          <w:rFonts w:ascii="Arial" w:hAnsi="Arial" w:cs="Arial"/>
          <w:b/>
          <w:bCs/>
          <w:sz w:val="28"/>
          <w:szCs w:val="28"/>
        </w:rPr>
      </w:pPr>
    </w:p>
    <w:p w:rsidR="001D2594" w:rsidRPr="00686193" w:rsidRDefault="001D2594" w:rsidP="001142EC">
      <w:pPr>
        <w:ind w:right="70"/>
        <w:jc w:val="both"/>
        <w:rPr>
          <w:rFonts w:ascii="Arial" w:hAnsi="Arial" w:cs="Arial"/>
          <w:b/>
          <w:bCs/>
          <w:sz w:val="28"/>
          <w:szCs w:val="28"/>
        </w:rPr>
        <w:sectPr w:rsidR="001D2594" w:rsidRPr="00686193" w:rsidSect="00B4576A">
          <w:headerReference w:type="default" r:id="rId16"/>
          <w:footerReference w:type="default" r:id="rId17"/>
          <w:pgSz w:w="11907" w:h="16839" w:code="9"/>
          <w:pgMar w:top="1418" w:right="1021" w:bottom="1418" w:left="1123" w:header="720" w:footer="720" w:gutter="0"/>
          <w:pgNumType w:start="1"/>
          <w:cols w:space="720"/>
          <w:docGrid w:linePitch="360"/>
        </w:sect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b/>
          <w:bCs/>
          <w:sz w:val="28"/>
          <w:szCs w:val="28"/>
        </w:rPr>
      </w:pPr>
      <w:r w:rsidRPr="00686193">
        <w:rPr>
          <w:rFonts w:ascii="Arial" w:hAnsi="Arial" w:cs="Arial"/>
          <w:b/>
          <w:bCs/>
          <w:sz w:val="28"/>
          <w:szCs w:val="28"/>
        </w:rPr>
        <w:lastRenderedPageBreak/>
        <w:t>1. Introduction</w:t>
      </w:r>
    </w:p>
    <w:p w:rsidR="001142EC" w:rsidRPr="00686193" w:rsidRDefault="001142EC" w:rsidP="001142EC">
      <w:pPr>
        <w:ind w:right="70"/>
        <w:rPr>
          <w:rFonts w:ascii="Arial" w:hAnsi="Arial" w:cs="Arial"/>
          <w:noProof/>
        </w:r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Give a brief introduction to the </w:t>
      </w:r>
      <w:r w:rsidRPr="00686193">
        <w:rPr>
          <w:rFonts w:ascii="Arial" w:hAnsi="Arial" w:cs="Arial"/>
          <w:i/>
          <w:noProof/>
          <w:highlight w:val="yellow"/>
        </w:rPr>
        <w:t>Project</w:t>
      </w:r>
      <w:r w:rsidR="00721D15">
        <w:rPr>
          <w:rFonts w:ascii="Arial" w:hAnsi="Arial" w:cs="Arial"/>
          <w:noProof/>
          <w:highlight w:val="yellow"/>
        </w:rPr>
        <w:t xml:space="preserve"> describing about the following</w:t>
      </w:r>
      <w:r w:rsidR="00935594">
        <w:rPr>
          <w:rFonts w:ascii="Arial" w:hAnsi="Arial" w:cs="Arial"/>
          <w:noProof/>
          <w:highlight w:val="yellow"/>
        </w:rPr>
        <w:t>:</w:t>
      </w:r>
      <w:r w:rsidRPr="00686193">
        <w:rPr>
          <w:rFonts w:ascii="Arial" w:hAnsi="Arial" w:cs="Arial"/>
          <w:noProof/>
          <w:highlight w:val="yellow"/>
        </w:rPr>
        <w:t xml:space="preserve"> </w:t>
      </w:r>
    </w:p>
    <w:p w:rsidR="001142EC" w:rsidRPr="00686193" w:rsidRDefault="00C92FA5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>
        <w:rPr>
          <w:rFonts w:ascii="Arial" w:hAnsi="Arial" w:cs="Arial"/>
          <w:noProof/>
          <w:highlight w:val="yellow"/>
        </w:rPr>
        <w:t>System functions</w:t>
      </w:r>
    </w:p>
    <w:p w:rsidR="001142EC" w:rsidRPr="00686193" w:rsidRDefault="001142EC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What are the security considerations </w:t>
      </w:r>
      <w:r w:rsidR="002751F8">
        <w:rPr>
          <w:rFonts w:ascii="Arial" w:hAnsi="Arial" w:cs="Arial"/>
          <w:noProof/>
          <w:highlight w:val="yellow"/>
        </w:rPr>
        <w:t>to ensure the following</w:t>
      </w:r>
      <w:r w:rsidR="00935594">
        <w:rPr>
          <w:rFonts w:ascii="Arial" w:hAnsi="Arial" w:cs="Arial"/>
          <w:noProof/>
          <w:highlight w:val="yellow"/>
        </w:rPr>
        <w:t>:</w:t>
      </w:r>
    </w:p>
    <w:p w:rsidR="001142EC" w:rsidRPr="00686193" w:rsidRDefault="0005708C" w:rsidP="001142EC">
      <w:pPr>
        <w:numPr>
          <w:ilvl w:val="1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>
        <w:rPr>
          <w:rFonts w:ascii="Arial" w:hAnsi="Arial" w:cs="Arial"/>
          <w:noProof/>
          <w:highlight w:val="yellow"/>
        </w:rPr>
        <w:t>Confidentiality</w:t>
      </w:r>
    </w:p>
    <w:p w:rsidR="001142EC" w:rsidRPr="00686193" w:rsidRDefault="001142EC" w:rsidP="001142EC">
      <w:pPr>
        <w:numPr>
          <w:ilvl w:val="1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Integrity</w:t>
      </w:r>
    </w:p>
    <w:p w:rsidR="001142EC" w:rsidRPr="00686193" w:rsidRDefault="001142EC" w:rsidP="001142EC">
      <w:pPr>
        <w:numPr>
          <w:ilvl w:val="1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Availability</w:t>
      </w:r>
    </w:p>
    <w:p w:rsidR="001142EC" w:rsidRPr="00686193" w:rsidRDefault="001142EC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How is end-to-end security ensured. </w:t>
      </w:r>
    </w:p>
    <w:p w:rsidR="001142EC" w:rsidRPr="00686193" w:rsidRDefault="001142EC" w:rsidP="001142EC">
      <w:pPr>
        <w:numPr>
          <w:ilvl w:val="0"/>
          <w:numId w:val="34"/>
        </w:numPr>
        <w:ind w:right="70"/>
        <w:jc w:val="both"/>
        <w:rPr>
          <w:rFonts w:ascii="Arial" w:hAnsi="Arial" w:cs="Arial"/>
          <w:b/>
          <w:noProof/>
          <w:color w:val="FF0000"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 xml:space="preserve">List and give details of the design principles used to ensure a secure design. </w:t>
      </w:r>
    </w:p>
    <w:p w:rsidR="001142EC" w:rsidRPr="00686193" w:rsidRDefault="001142EC" w:rsidP="001142EC">
      <w:pPr>
        <w:ind w:right="70"/>
        <w:jc w:val="both"/>
        <w:rPr>
          <w:rFonts w:ascii="Arial" w:hAnsi="Arial" w:cs="Arial"/>
          <w:noProof/>
        </w:rPr>
      </w:pPr>
    </w:p>
    <w:p w:rsidR="001142EC" w:rsidRPr="00686193" w:rsidRDefault="001142EC" w:rsidP="001142EC">
      <w:p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2. Roles &amp; Responsibilities</w:t>
      </w:r>
    </w:p>
    <w:p w:rsidR="001142EC" w:rsidRPr="00686193" w:rsidRDefault="001142EC" w:rsidP="001142EC">
      <w:pPr>
        <w:ind w:right="70"/>
        <w:jc w:val="both"/>
        <w:rPr>
          <w:rFonts w:ascii="Arial" w:hAnsi="Arial" w:cs="Arial"/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6311"/>
      </w:tblGrid>
      <w:tr w:rsidR="001142EC" w:rsidRPr="00686193">
        <w:trPr>
          <w:trHeight w:val="497"/>
        </w:trPr>
        <w:tc>
          <w:tcPr>
            <w:tcW w:w="2943" w:type="dxa"/>
          </w:tcPr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Person 1</w:t>
            </w:r>
          </w:p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(Team lead)</w:t>
            </w:r>
          </w:p>
        </w:tc>
        <w:tc>
          <w:tcPr>
            <w:tcW w:w="6311" w:type="dxa"/>
          </w:tcPr>
          <w:p w:rsidR="001142EC" w:rsidRPr="00686193" w:rsidRDefault="001142EC" w:rsidP="001142EC">
            <w:pPr>
              <w:rPr>
                <w:rFonts w:ascii="Arial" w:hAnsi="Arial" w:cs="Arial"/>
                <w:highlight w:val="yellow"/>
              </w:rPr>
            </w:pPr>
            <w:r w:rsidRPr="00686193">
              <w:rPr>
                <w:rFonts w:ascii="Arial" w:hAnsi="Arial" w:cs="Arial"/>
                <w:highlight w:val="yellow"/>
              </w:rPr>
              <w:t>Developer of Use Case [n], Final Integrator &amp; Tester</w:t>
            </w:r>
          </w:p>
        </w:tc>
      </w:tr>
      <w:tr w:rsidR="001142EC" w:rsidRPr="00686193">
        <w:trPr>
          <w:trHeight w:val="413"/>
        </w:trPr>
        <w:tc>
          <w:tcPr>
            <w:tcW w:w="2943" w:type="dxa"/>
          </w:tcPr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Person 2</w:t>
            </w:r>
          </w:p>
        </w:tc>
        <w:tc>
          <w:tcPr>
            <w:tcW w:w="6311" w:type="dxa"/>
          </w:tcPr>
          <w:p w:rsidR="001142EC" w:rsidRPr="00686193" w:rsidRDefault="001142EC" w:rsidP="001142EC">
            <w:pPr>
              <w:rPr>
                <w:rFonts w:ascii="Arial" w:hAnsi="Arial" w:cs="Arial"/>
                <w:highlight w:val="yellow"/>
              </w:rPr>
            </w:pPr>
            <w:r w:rsidRPr="00686193">
              <w:rPr>
                <w:rFonts w:ascii="Arial" w:hAnsi="Arial" w:cs="Arial"/>
                <w:highlight w:val="yellow"/>
              </w:rPr>
              <w:t>Developer of Use Case [n], Unit Tester of Use Case [n]</w:t>
            </w:r>
          </w:p>
        </w:tc>
      </w:tr>
      <w:tr w:rsidR="001142EC" w:rsidRPr="00686193">
        <w:trPr>
          <w:trHeight w:val="483"/>
        </w:trPr>
        <w:tc>
          <w:tcPr>
            <w:tcW w:w="2943" w:type="dxa"/>
          </w:tcPr>
          <w:p w:rsidR="001142EC" w:rsidRPr="00686193" w:rsidRDefault="001142EC" w:rsidP="001142EC">
            <w:pPr>
              <w:rPr>
                <w:rFonts w:ascii="Arial" w:hAnsi="Arial" w:cs="Arial"/>
                <w:b/>
                <w:highlight w:val="yellow"/>
              </w:rPr>
            </w:pPr>
            <w:r w:rsidRPr="00686193">
              <w:rPr>
                <w:rFonts w:ascii="Arial" w:hAnsi="Arial" w:cs="Arial"/>
                <w:b/>
                <w:highlight w:val="yellow"/>
              </w:rPr>
              <w:t>Person 3</w:t>
            </w:r>
          </w:p>
        </w:tc>
        <w:tc>
          <w:tcPr>
            <w:tcW w:w="6311" w:type="dxa"/>
          </w:tcPr>
          <w:p w:rsidR="001142EC" w:rsidRPr="00686193" w:rsidRDefault="001142EC" w:rsidP="001142EC">
            <w:pPr>
              <w:rPr>
                <w:rFonts w:ascii="Arial" w:hAnsi="Arial" w:cs="Arial"/>
                <w:highlight w:val="yellow"/>
              </w:rPr>
            </w:pPr>
            <w:r w:rsidRPr="00686193">
              <w:rPr>
                <w:rFonts w:ascii="Arial" w:hAnsi="Arial" w:cs="Arial"/>
                <w:highlight w:val="yellow"/>
              </w:rPr>
              <w:t>Developer of Use Case [n], Tester of Use Case [n]</w:t>
            </w:r>
          </w:p>
        </w:tc>
      </w:tr>
    </w:tbl>
    <w:p w:rsidR="00387107" w:rsidRPr="00686193" w:rsidRDefault="00387107" w:rsidP="00387107">
      <w:pPr>
        <w:ind w:right="70"/>
        <w:jc w:val="both"/>
        <w:rPr>
          <w:rFonts w:ascii="Arial" w:hAnsi="Arial" w:cs="Arial"/>
          <w:b/>
          <w:bCs/>
          <w:sz w:val="28"/>
          <w:szCs w:val="28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Proposed Solutions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  <w:i/>
          <w:highlight w:val="yellow"/>
        </w:rPr>
      </w:pPr>
      <w:r w:rsidRPr="00686193">
        <w:rPr>
          <w:rFonts w:ascii="Arial" w:hAnsi="Arial" w:cs="Arial"/>
          <w:i/>
          <w:highlight w:val="yellow"/>
        </w:rPr>
        <w:t>Propose feasible solu</w:t>
      </w:r>
      <w:r w:rsidR="008231BE">
        <w:rPr>
          <w:rFonts w:ascii="Arial" w:hAnsi="Arial" w:cs="Arial"/>
          <w:i/>
          <w:highlight w:val="yellow"/>
        </w:rPr>
        <w:t>tions based on</w:t>
      </w:r>
      <w:r w:rsidR="0098428D">
        <w:rPr>
          <w:rFonts w:ascii="Arial" w:hAnsi="Arial" w:cs="Arial"/>
          <w:i/>
          <w:highlight w:val="yellow"/>
        </w:rPr>
        <w:t xml:space="preserve"> requirement</w:t>
      </w:r>
      <w:r w:rsidR="00010FEA">
        <w:rPr>
          <w:rFonts w:ascii="Arial" w:hAnsi="Arial" w:cs="Arial"/>
          <w:i/>
          <w:highlight w:val="yellow"/>
        </w:rPr>
        <w:t>s</w:t>
      </w:r>
      <w:r w:rsidR="008231BE">
        <w:rPr>
          <w:rFonts w:ascii="Arial" w:hAnsi="Arial" w:cs="Arial"/>
          <w:i/>
          <w:highlight w:val="yellow"/>
        </w:rPr>
        <w:t>.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  <w:b/>
          <w:bCs/>
          <w:noProof/>
          <w:sz w:val="28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sz w:val="28"/>
          <w:szCs w:val="28"/>
        </w:rPr>
        <w:t>Database Diagram</w:t>
      </w:r>
    </w:p>
    <w:p w:rsidR="00387107" w:rsidRPr="00686193" w:rsidRDefault="00435E40" w:rsidP="00387107">
      <w:pPr>
        <w:ind w:right="70"/>
        <w:jc w:val="both"/>
        <w:rPr>
          <w:rFonts w:ascii="Arial" w:hAnsi="Arial" w:cs="Arial"/>
          <w:i/>
          <w:highlight w:val="yellow"/>
        </w:rPr>
      </w:pPr>
      <w:r>
        <w:rPr>
          <w:rFonts w:ascii="Arial" w:hAnsi="Arial" w:cs="Arial"/>
          <w:i/>
          <w:highlight w:val="yellow"/>
        </w:rPr>
        <w:t>Describe</w:t>
      </w:r>
      <w:r w:rsidR="00387107" w:rsidRPr="00686193">
        <w:rPr>
          <w:rFonts w:ascii="Arial" w:hAnsi="Arial" w:cs="Arial"/>
          <w:i/>
          <w:highlight w:val="yellow"/>
        </w:rPr>
        <w:t xml:space="preserve"> your </w:t>
      </w:r>
      <w:r w:rsidR="00EF1FAC" w:rsidRPr="00686193">
        <w:rPr>
          <w:rFonts w:ascii="Arial" w:hAnsi="Arial" w:cs="Arial"/>
          <w:i/>
          <w:highlight w:val="yellow"/>
        </w:rPr>
        <w:t>database</w:t>
      </w:r>
      <w:r w:rsidR="00387107" w:rsidRPr="00686193">
        <w:rPr>
          <w:rFonts w:ascii="Arial" w:hAnsi="Arial" w:cs="Arial"/>
          <w:i/>
          <w:highlight w:val="yellow"/>
        </w:rPr>
        <w:t xml:space="preserve"> design.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  <w:b/>
          <w:noProof/>
          <w:sz w:val="28"/>
          <w:szCs w:val="28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noProof/>
          <w:sz w:val="28"/>
          <w:szCs w:val="28"/>
        </w:rPr>
        <w:t>User Privileges</w:t>
      </w:r>
    </w:p>
    <w:p w:rsidR="00387107" w:rsidRPr="00686193" w:rsidRDefault="00387107" w:rsidP="00387107">
      <w:pPr>
        <w:ind w:right="70"/>
        <w:rPr>
          <w:rFonts w:ascii="Arial" w:hAnsi="Arial" w:cs="Arial"/>
          <w:i/>
        </w:rPr>
      </w:pPr>
      <w:r w:rsidRPr="00686193">
        <w:rPr>
          <w:rFonts w:ascii="Arial" w:hAnsi="Arial" w:cs="Arial"/>
          <w:i/>
          <w:highlight w:val="yellow"/>
        </w:rPr>
        <w:t>List the various types of users in your system and specify the different privilege(s) that they have</w:t>
      </w:r>
      <w:r w:rsidR="008F143B" w:rsidRPr="00686193">
        <w:rPr>
          <w:rFonts w:ascii="Arial" w:hAnsi="Arial" w:cs="Arial"/>
          <w:i/>
          <w:highlight w:val="yellow"/>
        </w:rPr>
        <w:t xml:space="preserve"> </w:t>
      </w:r>
      <w:r w:rsidR="00085D67" w:rsidRPr="00686193">
        <w:rPr>
          <w:rFonts w:ascii="Arial" w:hAnsi="Arial" w:cs="Arial"/>
          <w:i/>
          <w:highlight w:val="yellow"/>
        </w:rPr>
        <w:t>as well as</w:t>
      </w:r>
      <w:r w:rsidR="008F143B" w:rsidRPr="00686193">
        <w:rPr>
          <w:rFonts w:ascii="Arial" w:hAnsi="Arial" w:cs="Arial"/>
          <w:i/>
          <w:highlight w:val="yellow"/>
        </w:rPr>
        <w:t xml:space="preserve"> their permissions to the data</w:t>
      </w:r>
      <w:r w:rsidR="008231BE">
        <w:rPr>
          <w:rFonts w:ascii="Arial" w:hAnsi="Arial" w:cs="Arial"/>
          <w:i/>
        </w:rPr>
        <w:t>.</w:t>
      </w:r>
    </w:p>
    <w:p w:rsidR="00387107" w:rsidRPr="00686193" w:rsidRDefault="00387107" w:rsidP="00387107">
      <w:pPr>
        <w:rPr>
          <w:rFonts w:ascii="Arial" w:hAnsi="Arial" w:cs="Arial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Project Plan</w:t>
      </w:r>
    </w:p>
    <w:p w:rsidR="00387107" w:rsidRPr="00686193" w:rsidRDefault="00387107" w:rsidP="00387107">
      <w:pPr>
        <w:rPr>
          <w:rFonts w:ascii="Arial" w:hAnsi="Arial" w:cs="Arial"/>
          <w:highlight w:val="yellow"/>
        </w:rPr>
      </w:pPr>
      <w:r w:rsidRPr="00686193">
        <w:rPr>
          <w:rFonts w:ascii="Arial" w:hAnsi="Arial" w:cs="Arial"/>
          <w:bCs/>
          <w:highlight w:val="yellow"/>
        </w:rPr>
        <w:t>Project planning</w:t>
      </w:r>
      <w:r w:rsidRPr="00686193">
        <w:rPr>
          <w:rFonts w:ascii="Arial" w:hAnsi="Arial" w:cs="Arial"/>
          <w:highlight w:val="yellow"/>
        </w:rPr>
        <w:t xml:space="preserve"> is part of project management, which relates to the use of schedules to plan and subsequently report progress </w:t>
      </w:r>
      <w:r w:rsidR="00412DAD" w:rsidRPr="00686193">
        <w:rPr>
          <w:rFonts w:ascii="Arial" w:hAnsi="Arial" w:cs="Arial"/>
          <w:highlight w:val="yellow"/>
        </w:rPr>
        <w:t>about</w:t>
      </w:r>
      <w:r w:rsidRPr="00686193">
        <w:rPr>
          <w:rFonts w:ascii="Arial" w:hAnsi="Arial" w:cs="Arial"/>
          <w:highlight w:val="yellow"/>
        </w:rPr>
        <w:t xml:space="preserve"> the project.</w:t>
      </w:r>
      <w:r w:rsidR="00F075C1">
        <w:rPr>
          <w:rFonts w:ascii="Arial" w:hAnsi="Arial" w:cs="Arial"/>
          <w:highlight w:val="yellow"/>
        </w:rPr>
        <w:t xml:space="preserve"> Please include a </w:t>
      </w:r>
      <w:proofErr w:type="spellStart"/>
      <w:r w:rsidR="00F075C1">
        <w:rPr>
          <w:rFonts w:ascii="Arial" w:hAnsi="Arial" w:cs="Arial"/>
          <w:highlight w:val="yellow"/>
        </w:rPr>
        <w:t>Gnatt</w:t>
      </w:r>
      <w:proofErr w:type="spellEnd"/>
      <w:r w:rsidR="00F075C1">
        <w:rPr>
          <w:rFonts w:ascii="Arial" w:hAnsi="Arial" w:cs="Arial"/>
          <w:highlight w:val="yellow"/>
        </w:rPr>
        <w:t xml:space="preserve"> Chart indicating all key activities. </w:t>
      </w:r>
    </w:p>
    <w:p w:rsidR="00E04D05" w:rsidRPr="00686193" w:rsidRDefault="00E04D05" w:rsidP="00387107">
      <w:pPr>
        <w:rPr>
          <w:rFonts w:ascii="Arial" w:hAnsi="Arial" w:cs="Arial"/>
          <w:highlight w:val="yellow"/>
        </w:rPr>
      </w:pPr>
    </w:p>
    <w:tbl>
      <w:tblPr>
        <w:tblW w:w="0" w:type="auto"/>
        <w:tblInd w:w="93" w:type="dxa"/>
        <w:tblLayout w:type="fixed"/>
        <w:tblLook w:val="04A0" w:firstRow="1" w:lastRow="0" w:firstColumn="1" w:lastColumn="0" w:noHBand="0" w:noVBand="1"/>
      </w:tblPr>
      <w:tblGrid>
        <w:gridCol w:w="4297"/>
        <w:gridCol w:w="1134"/>
        <w:gridCol w:w="1134"/>
        <w:gridCol w:w="1134"/>
        <w:gridCol w:w="1961"/>
      </w:tblGrid>
      <w:tr w:rsidR="00CE6CB5" w:rsidRPr="00686193" w:rsidTr="007F46D8">
        <w:trPr>
          <w:trHeight w:val="20"/>
          <w:tblHeader/>
        </w:trPr>
        <w:tc>
          <w:tcPr>
            <w:tcW w:w="4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5005E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 Work Breakdown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Start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Finish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Remarks</w:t>
            </w: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 1 Design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Review &amp; </w:t>
            </w:r>
            <w:proofErr w:type="spellStart"/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analyse</w:t>
            </w:r>
            <w:proofErr w:type="spellEnd"/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 customer requirements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2/5/20</w:t>
            </w:r>
            <w:ins w:id="6" w:author="Zhi Yuan POH (TP)" w:date="2021-10-10T23:58:00Z">
              <w:r w:rsidR="00B2118A"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7" w:author="Zhi Yuan POH (TP)" w:date="2021-10-10T23:58:00Z">
              <w:r w:rsidRPr="00686193" w:rsidDel="00B2118A">
                <w:rPr>
                  <w:rFonts w:ascii="Arial" w:hAnsi="Arial" w:cs="Arial"/>
                  <w:sz w:val="22"/>
                  <w:szCs w:val="22"/>
                  <w:highlight w:val="yellow"/>
                </w:rPr>
                <w:delText>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3/5/20</w:t>
            </w:r>
            <w:ins w:id="8" w:author="Zhi Yuan POH (TP)" w:date="2021-10-10T23:59:00Z">
              <w:r w:rsidR="00B2118A"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9" w:author="Zhi Yuan POH (TP)" w:date="2021-10-10T23:59:00Z">
              <w:r w:rsidRPr="00686193" w:rsidDel="00B2118A">
                <w:rPr>
                  <w:rFonts w:ascii="Arial" w:hAnsi="Arial" w:cs="Arial"/>
                  <w:sz w:val="22"/>
                  <w:szCs w:val="22"/>
                  <w:highlight w:val="yellow"/>
                </w:rPr>
                <w:delText>1</w:delText>
              </w:r>
            </w:del>
            <w:del w:id="10" w:author="Zhi Yuan POH (TP)" w:date="2021-10-10T23:58:00Z">
              <w:r w:rsidRPr="00686193" w:rsidDel="00B2118A">
                <w:rPr>
                  <w:rFonts w:ascii="Arial" w:hAnsi="Arial" w:cs="Arial"/>
                  <w:sz w:val="22"/>
                  <w:szCs w:val="22"/>
                  <w:highlight w:val="yellow"/>
                </w:rPr>
                <w:delText>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Class Design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11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12" w:author="Zhi Yuan POH (TP)" w:date="2021-10-10T23:59:00Z">
              <w:r w:rsidRPr="00686193" w:rsidDel="00184DF9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13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14" w:author="Zhi Yuan POH (TP)" w:date="2021-10-10T23:59:00Z">
              <w:r w:rsidRPr="00686193" w:rsidDel="00184DF9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Use Case Diagram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15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16" w:author="Zhi Yuan POH (TP)" w:date="2021-10-10T23:59:00Z">
              <w:r w:rsidRPr="00686193" w:rsidDel="005F7E61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17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18" w:author="Zhi Yuan POH (TP)" w:date="2021-10-10T23:59:00Z">
              <w:r w:rsidRPr="00686193" w:rsidDel="005F7E61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DB Schema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19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20" w:author="Zhi Yuan POH (TP)" w:date="2021-10-10T23:59:00Z">
              <w:r w:rsidRPr="00686193" w:rsidDel="0071046D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21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22" w:author="Zhi Yuan POH (TP)" w:date="2021-10-10T23:59:00Z">
              <w:r w:rsidRPr="00686193" w:rsidDel="0071046D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Test Plan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23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24" w:author="Zhi Yuan POH (TP)" w:date="2021-10-10T23:59:00Z">
              <w:r w:rsidRPr="00686193" w:rsidDel="008045F9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25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26" w:author="Zhi Yuan POH (TP)" w:date="2021-10-10T23:59:00Z">
              <w:r w:rsidRPr="00686193" w:rsidDel="008045F9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Threat Model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27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28" w:author="Zhi Yuan POH (TP)" w:date="2021-10-10T23:59:00Z">
              <w:r w:rsidRPr="00686193" w:rsidDel="00D56CA0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29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30" w:author="Zhi Yuan POH (TP)" w:date="2021-10-10T23:59:00Z">
              <w:r w:rsidRPr="00686193" w:rsidDel="00D56CA0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lastRenderedPageBreak/>
              <w:t xml:space="preserve">Complete </w:t>
            </w: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 xml:space="preserve">Design Document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31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32" w:author="Zhi Yuan POH (TP)" w:date="2021-10-10T23:59:00Z">
              <w:r w:rsidRPr="00686193" w:rsidDel="00D56CA0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33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34" w:author="Zhi Yuan POH (TP)" w:date="2021-10-10T23:59:00Z">
              <w:r w:rsidRPr="00686193" w:rsidDel="00D56CA0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 2 Development &amp; Pilot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35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36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37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38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39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40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41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42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43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44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45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46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Develop &amp; unit test xxx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47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48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49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50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Prepare Product Documentation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51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52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53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54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Complete Product Documentation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0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55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56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57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58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User Acceptance Test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0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59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60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61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62" w:author="Zhi Yuan POH (TP)" w:date="2021-10-10T23:59:00Z">
              <w:r w:rsidRPr="00686193" w:rsidDel="00AC69A4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Requires all developments to be finish first.</w:t>
            </w:r>
          </w:p>
        </w:tc>
      </w:tr>
      <w:tr w:rsidR="00CE6CB5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68619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Phase 3 Enhancement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</w:rPr>
            </w:pPr>
            <w:r w:rsidRPr="00686193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87107" w:rsidRPr="00686193" w:rsidRDefault="00387107" w:rsidP="006A315E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Design Fingerprint Authentication Module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1 day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63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64" w:author="Zhi Yuan POH (TP)" w:date="2021-10-10T23:59:00Z">
              <w:r w:rsidRPr="00686193" w:rsidDel="00D70C1A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65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66" w:author="Zhi Yuan POH (TP)" w:date="2021-10-10T23:59:00Z">
              <w:r w:rsidRPr="00686193" w:rsidDel="00D70C1A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0B2118A" w:rsidRPr="00686193" w:rsidTr="00CE6CB5">
        <w:trPr>
          <w:trHeight w:val="20"/>
        </w:trPr>
        <w:tc>
          <w:tcPr>
            <w:tcW w:w="4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color w:val="000000"/>
                <w:sz w:val="22"/>
                <w:szCs w:val="22"/>
                <w:highlight w:val="yellow"/>
              </w:rPr>
              <w:t>User Acceptance Test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686193">
              <w:rPr>
                <w:rFonts w:ascii="Arial" w:hAnsi="Arial" w:cs="Arial"/>
                <w:sz w:val="22"/>
                <w:szCs w:val="22"/>
                <w:highlight w:val="yellow"/>
              </w:rPr>
              <w:t>1 day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67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2/5/20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68" w:author="Zhi Yuan POH (TP)" w:date="2021-10-10T23:59:00Z">
              <w:r w:rsidRPr="00686193" w:rsidDel="00D70C1A">
                <w:rPr>
                  <w:rFonts w:ascii="Arial" w:hAnsi="Arial" w:cs="Arial"/>
                  <w:sz w:val="22"/>
                  <w:szCs w:val="22"/>
                  <w:highlight w:val="yellow"/>
                </w:rPr>
                <w:delText>2/5/2012</w:delText>
              </w:r>
            </w:del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118A" w:rsidRPr="00686193" w:rsidRDefault="00B2118A" w:rsidP="00B2118A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ins w:id="69" w:author="Zhi Yuan POH (TP)" w:date="2021-10-10T23:59:00Z">
              <w:r w:rsidRPr="00686193">
                <w:rPr>
                  <w:rFonts w:ascii="Arial" w:hAnsi="Arial" w:cs="Arial"/>
                  <w:sz w:val="22"/>
                  <w:szCs w:val="22"/>
                  <w:highlight w:val="yellow"/>
                </w:rPr>
                <w:t>3/5/20</w:t>
              </w:r>
              <w:r>
                <w:rPr>
                  <w:rFonts w:ascii="Arial" w:hAnsi="Arial" w:cs="Arial"/>
                  <w:sz w:val="22"/>
                  <w:szCs w:val="22"/>
                  <w:highlight w:val="yellow"/>
                </w:rPr>
                <w:t>21</w:t>
              </w:r>
            </w:ins>
            <w:del w:id="70" w:author="Zhi Yuan POH (TP)" w:date="2021-10-10T23:59:00Z">
              <w:r w:rsidRPr="00686193" w:rsidDel="00D70C1A">
                <w:rPr>
                  <w:rFonts w:ascii="Arial" w:hAnsi="Arial" w:cs="Arial"/>
                  <w:sz w:val="22"/>
                  <w:szCs w:val="22"/>
                  <w:highlight w:val="yellow"/>
                </w:rPr>
                <w:delText>3/5/2012</w:delText>
              </w:r>
            </w:del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2118A" w:rsidRPr="00686193" w:rsidRDefault="00B2118A" w:rsidP="00B2118A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</w:tbl>
    <w:p w:rsidR="00387107" w:rsidRPr="00686193" w:rsidRDefault="00387107" w:rsidP="00387107">
      <w:pPr>
        <w:rPr>
          <w:rFonts w:ascii="Arial" w:hAnsi="Arial" w:cs="Arial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Functional Requirements</w:t>
      </w:r>
    </w:p>
    <w:p w:rsidR="00387107" w:rsidRPr="00686193" w:rsidRDefault="00387107" w:rsidP="00387107">
      <w:pPr>
        <w:ind w:left="360" w:right="70"/>
        <w:jc w:val="both"/>
        <w:rPr>
          <w:rFonts w:ascii="Arial" w:hAnsi="Arial" w:cs="Arial"/>
          <w:noProof/>
        </w:rPr>
      </w:pPr>
      <w:r w:rsidRPr="00686193">
        <w:rPr>
          <w:rFonts w:ascii="Arial" w:hAnsi="Arial" w:cs="Arial"/>
          <w:noProof/>
          <w:highlight w:val="yellow"/>
        </w:rPr>
        <w:t xml:space="preserve">Include your use case diagram here. </w:t>
      </w:r>
      <w:r w:rsidR="00096E94" w:rsidRPr="00686193">
        <w:rPr>
          <w:rFonts w:ascii="Arial" w:hAnsi="Arial" w:cs="Arial"/>
          <w:noProof/>
          <w:highlight w:val="yellow"/>
        </w:rPr>
        <w:t>Include diagrams as picture and d</w:t>
      </w:r>
      <w:r w:rsidRPr="00686193">
        <w:rPr>
          <w:rFonts w:ascii="Arial" w:hAnsi="Arial" w:cs="Arial"/>
          <w:noProof/>
          <w:highlight w:val="yellow"/>
        </w:rPr>
        <w:t xml:space="preserve">o not embed </w:t>
      </w:r>
      <w:r w:rsidR="009F48A2" w:rsidRPr="00686193">
        <w:rPr>
          <w:rFonts w:ascii="Arial" w:hAnsi="Arial" w:cs="Arial"/>
          <w:noProof/>
          <w:highlight w:val="yellow"/>
        </w:rPr>
        <w:t>Visio/Powerpoint objects.</w:t>
      </w:r>
      <w:r w:rsidRPr="00536544">
        <w:rPr>
          <w:rFonts w:ascii="Arial" w:hAnsi="Arial" w:cs="Arial"/>
          <w:noProof/>
          <w:highlight w:val="yellow"/>
        </w:rPr>
        <w:t xml:space="preserve"> </w:t>
      </w:r>
      <w:r w:rsidR="009654C8" w:rsidRPr="00536544">
        <w:rPr>
          <w:rFonts w:ascii="Arial" w:hAnsi="Arial" w:cs="Arial"/>
          <w:noProof/>
          <w:highlight w:val="yellow"/>
        </w:rPr>
        <w:t xml:space="preserve">Please </w:t>
      </w:r>
      <w:del w:id="71" w:author="Zhi Yuan POH (TP)" w:date="2021-10-10T23:59:00Z">
        <w:r w:rsidR="009654C8" w:rsidRPr="00536544" w:rsidDel="00DB0634">
          <w:rPr>
            <w:rFonts w:ascii="Arial" w:hAnsi="Arial" w:cs="Arial"/>
            <w:noProof/>
            <w:highlight w:val="yellow"/>
          </w:rPr>
          <w:delText xml:space="preserve">include </w:delText>
        </w:r>
      </w:del>
      <w:ins w:id="72" w:author="Zhi Yuan POH (TP)" w:date="2021-10-10T23:59:00Z">
        <w:r w:rsidR="00DB0634">
          <w:rPr>
            <w:rFonts w:ascii="Arial" w:hAnsi="Arial" w:cs="Arial"/>
            <w:noProof/>
            <w:highlight w:val="yellow"/>
          </w:rPr>
          <w:t>describes</w:t>
        </w:r>
        <w:r w:rsidR="00DB0634" w:rsidRPr="00536544">
          <w:rPr>
            <w:rFonts w:ascii="Arial" w:hAnsi="Arial" w:cs="Arial"/>
            <w:noProof/>
            <w:highlight w:val="yellow"/>
          </w:rPr>
          <w:t xml:space="preserve"> </w:t>
        </w:r>
      </w:ins>
      <w:r w:rsidR="009654C8" w:rsidRPr="00536544">
        <w:rPr>
          <w:rFonts w:ascii="Arial" w:hAnsi="Arial" w:cs="Arial"/>
          <w:noProof/>
          <w:highlight w:val="yellow"/>
        </w:rPr>
        <w:t>all use cases and abuse use cases.</w:t>
      </w:r>
    </w:p>
    <w:p w:rsidR="00387107" w:rsidRDefault="00387107" w:rsidP="00387107">
      <w:pPr>
        <w:numPr>
          <w:ilvl w:val="1"/>
          <w:numId w:val="40"/>
        </w:numPr>
        <w:ind w:right="70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Use Case 1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Description</w:t>
      </w:r>
    </w:p>
    <w:p w:rsidR="00590C42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Actors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Triggers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Pre-condition</w:t>
      </w:r>
      <w:r w:rsidR="005214F4">
        <w:rPr>
          <w:rFonts w:ascii="Arial" w:hAnsi="Arial" w:cs="Arial"/>
          <w:bCs/>
          <w:noProof/>
          <w:sz w:val="24"/>
          <w:highlight w:val="yellow"/>
        </w:rPr>
        <w:t>s</w:t>
      </w:r>
    </w:p>
    <w:p w:rsidR="00E23564" w:rsidRPr="00557A47" w:rsidRDefault="00E23564" w:rsidP="00A37EFF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Basic-Flows</w:t>
      </w:r>
    </w:p>
    <w:p w:rsidR="00EF7A25" w:rsidRPr="00557A47" w:rsidRDefault="00E23564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Alternate Flows</w:t>
      </w:r>
    </w:p>
    <w:p w:rsidR="00EF7A25" w:rsidRPr="00557A47" w:rsidRDefault="00E23564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Post-conditions</w:t>
      </w:r>
      <w:r w:rsidR="00EF7A25" w:rsidRPr="00557A47">
        <w:rPr>
          <w:rFonts w:ascii="Arial" w:hAnsi="Arial" w:cs="Arial"/>
          <w:bCs/>
          <w:noProof/>
          <w:sz w:val="24"/>
        </w:rPr>
        <w:t xml:space="preserve"> </w:t>
      </w:r>
    </w:p>
    <w:p w:rsidR="00EF7A25" w:rsidRDefault="00C0044F" w:rsidP="00EF7A25">
      <w:pPr>
        <w:numPr>
          <w:ilvl w:val="1"/>
          <w:numId w:val="40"/>
        </w:numPr>
        <w:ind w:right="70"/>
        <w:rPr>
          <w:rFonts w:ascii="Arial" w:hAnsi="Arial" w:cs="Arial"/>
          <w:b/>
          <w:bCs/>
          <w:noProof/>
          <w:sz w:val="28"/>
        </w:rPr>
      </w:pPr>
      <w:r>
        <w:rPr>
          <w:rFonts w:ascii="Arial" w:hAnsi="Arial" w:cs="Arial"/>
          <w:b/>
          <w:bCs/>
          <w:noProof/>
          <w:sz w:val="28"/>
        </w:rPr>
        <w:t xml:space="preserve">Abuse </w:t>
      </w:r>
      <w:r w:rsidR="00241704">
        <w:rPr>
          <w:rFonts w:ascii="Arial" w:hAnsi="Arial" w:cs="Arial"/>
          <w:b/>
          <w:bCs/>
          <w:noProof/>
          <w:sz w:val="28"/>
        </w:rPr>
        <w:t>Use Case 2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Description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Actors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Triggers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Pre-condition</w:t>
      </w:r>
      <w:r w:rsidR="005214F4">
        <w:rPr>
          <w:rFonts w:ascii="Arial" w:hAnsi="Arial" w:cs="Arial"/>
          <w:bCs/>
          <w:noProof/>
          <w:sz w:val="24"/>
          <w:highlight w:val="yellow"/>
        </w:rPr>
        <w:t>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Basic-Flows</w:t>
      </w:r>
    </w:p>
    <w:p w:rsidR="00EF7A25" w:rsidRPr="00557A47" w:rsidRDefault="00EF7A25" w:rsidP="00EF7A25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Alternate Flows</w:t>
      </w:r>
    </w:p>
    <w:p w:rsidR="00D14014" w:rsidRPr="00D14014" w:rsidRDefault="00EF7A25" w:rsidP="00D14014">
      <w:pPr>
        <w:pStyle w:val="ListParagraph"/>
        <w:numPr>
          <w:ilvl w:val="0"/>
          <w:numId w:val="41"/>
        </w:numPr>
        <w:ind w:right="70"/>
        <w:rPr>
          <w:rFonts w:ascii="Arial" w:hAnsi="Arial" w:cs="Arial"/>
          <w:bCs/>
          <w:noProof/>
          <w:sz w:val="24"/>
          <w:highlight w:val="yellow"/>
        </w:rPr>
      </w:pPr>
      <w:r w:rsidRPr="00557A47">
        <w:rPr>
          <w:rFonts w:ascii="Arial" w:hAnsi="Arial" w:cs="Arial"/>
          <w:bCs/>
          <w:noProof/>
          <w:sz w:val="24"/>
          <w:highlight w:val="yellow"/>
        </w:rPr>
        <w:t>Post-conditions</w:t>
      </w: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Non-Functional Requirements</w:t>
      </w:r>
    </w:p>
    <w:p w:rsidR="00387107" w:rsidRPr="00546C03" w:rsidRDefault="00660A38" w:rsidP="00387107">
      <w:pPr>
        <w:ind w:right="70"/>
        <w:jc w:val="both"/>
        <w:rPr>
          <w:rFonts w:ascii="Arial" w:hAnsi="Arial" w:cs="Arial"/>
          <w:highlight w:val="yellow"/>
        </w:rPr>
      </w:pPr>
      <w:r w:rsidRPr="002F653E">
        <w:rPr>
          <w:rFonts w:ascii="Arial" w:hAnsi="Arial" w:cs="Arial"/>
          <w:highlight w:val="yellow"/>
        </w:rPr>
        <w:lastRenderedPageBreak/>
        <w:t xml:space="preserve">Describe and explain how the non-functional requirements are </w:t>
      </w:r>
      <w:r>
        <w:rPr>
          <w:rFonts w:ascii="Arial" w:hAnsi="Arial" w:cs="Arial"/>
          <w:highlight w:val="yellow"/>
        </w:rPr>
        <w:t xml:space="preserve">achieved. </w:t>
      </w:r>
      <w:r w:rsidR="00387107" w:rsidRPr="00686193">
        <w:rPr>
          <w:rFonts w:ascii="Arial" w:hAnsi="Arial" w:cs="Arial"/>
          <w:highlight w:val="yellow"/>
        </w:rPr>
        <w:t>Non</w:t>
      </w:r>
      <w:r w:rsidR="00FC4663">
        <w:rPr>
          <w:rFonts w:ascii="Arial" w:hAnsi="Arial" w:cs="Arial"/>
          <w:highlight w:val="yellow"/>
        </w:rPr>
        <w:t>-</w:t>
      </w:r>
      <w:r w:rsidR="00387107" w:rsidRPr="00686193">
        <w:rPr>
          <w:rFonts w:ascii="Arial" w:hAnsi="Arial" w:cs="Arial"/>
          <w:highlight w:val="yellow"/>
        </w:rPr>
        <w:t>functional requirements</w:t>
      </w:r>
      <w:r w:rsidR="0095122B" w:rsidRPr="00686193">
        <w:rPr>
          <w:rFonts w:ascii="Arial" w:hAnsi="Arial" w:cs="Arial"/>
          <w:highlight w:val="yellow"/>
        </w:rPr>
        <w:t xml:space="preserve"> like</w:t>
      </w:r>
      <w:r w:rsidR="00387107" w:rsidRPr="00686193">
        <w:rPr>
          <w:rFonts w:ascii="Arial" w:hAnsi="Arial" w:cs="Arial"/>
          <w:highlight w:val="yellow"/>
        </w:rPr>
        <w:t xml:space="preserve"> performance requirements, application scalability, application security, maintainability, usability, availability, logging, data migration requ</w:t>
      </w:r>
      <w:r w:rsidR="006936AB">
        <w:rPr>
          <w:rFonts w:ascii="Arial" w:hAnsi="Arial" w:cs="Arial"/>
          <w:highlight w:val="yellow"/>
        </w:rPr>
        <w:t>irements, multi-</w:t>
      </w:r>
      <w:r w:rsidR="00546C03">
        <w:rPr>
          <w:rFonts w:ascii="Arial" w:hAnsi="Arial" w:cs="Arial"/>
          <w:highlight w:val="yellow"/>
        </w:rPr>
        <w:t xml:space="preserve">lingual support, </w:t>
      </w:r>
      <w:r w:rsidR="00387107" w:rsidRPr="00686193">
        <w:rPr>
          <w:rFonts w:ascii="Arial" w:hAnsi="Arial" w:cs="Arial"/>
          <w:highlight w:val="yellow"/>
        </w:rPr>
        <w:t>etc</w:t>
      </w:r>
      <w:r w:rsidR="00546C03">
        <w:rPr>
          <w:rFonts w:ascii="Arial" w:hAnsi="Arial" w:cs="Arial"/>
          <w:highlight w:val="yellow"/>
        </w:rPr>
        <w:t>.</w:t>
      </w:r>
    </w:p>
    <w:p w:rsidR="00387107" w:rsidRPr="007F46D8" w:rsidRDefault="00387107" w:rsidP="00387107">
      <w:pPr>
        <w:ind w:right="70"/>
        <w:jc w:val="both"/>
        <w:rPr>
          <w:rFonts w:ascii="Arial" w:hAnsi="Arial" w:cs="Arial"/>
          <w:noProof/>
          <w:sz w:val="20"/>
        </w:rPr>
      </w:pPr>
    </w:p>
    <w:p w:rsidR="00387107" w:rsidRPr="00686193" w:rsidRDefault="00387107" w:rsidP="0038710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bCs/>
          <w:noProof/>
          <w:sz w:val="28"/>
        </w:rPr>
        <w:t>Test Plan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</w:rPr>
      </w:pPr>
      <w:r w:rsidRPr="00686193">
        <w:rPr>
          <w:rFonts w:ascii="Arial" w:hAnsi="Arial" w:cs="Arial"/>
          <w:highlight w:val="yellow"/>
        </w:rPr>
        <w:t xml:space="preserve">A </w:t>
      </w:r>
      <w:r w:rsidRPr="00686193">
        <w:rPr>
          <w:rFonts w:ascii="Arial" w:hAnsi="Arial" w:cs="Arial"/>
          <w:bCs/>
          <w:highlight w:val="yellow"/>
        </w:rPr>
        <w:t>test plan</w:t>
      </w:r>
      <w:r w:rsidRPr="00686193">
        <w:rPr>
          <w:rFonts w:ascii="Arial" w:hAnsi="Arial" w:cs="Arial"/>
          <w:highlight w:val="yellow"/>
        </w:rPr>
        <w:t xml:space="preserve"> is a document detailing </w:t>
      </w:r>
      <w:r w:rsidR="00567363" w:rsidRPr="00686193">
        <w:rPr>
          <w:rFonts w:ascii="Arial" w:hAnsi="Arial" w:cs="Arial"/>
          <w:highlight w:val="yellow"/>
        </w:rPr>
        <w:t>a systematic approach to test</w:t>
      </w:r>
      <w:r w:rsidRPr="00686193">
        <w:rPr>
          <w:rFonts w:ascii="Arial" w:hAnsi="Arial" w:cs="Arial"/>
          <w:highlight w:val="yellow"/>
        </w:rPr>
        <w:t xml:space="preserve"> a system such as a machine or software. A test plan documents the strategy used to verify and ensure that a product or system meets its design specifications and other requirements</w:t>
      </w:r>
      <w:r w:rsidRPr="002F653E">
        <w:rPr>
          <w:rFonts w:ascii="Arial" w:hAnsi="Arial" w:cs="Arial"/>
          <w:highlight w:val="yellow"/>
        </w:rPr>
        <w:t>.</w:t>
      </w:r>
      <w:r w:rsidR="00583367" w:rsidRPr="002F653E">
        <w:rPr>
          <w:rFonts w:ascii="Arial" w:hAnsi="Arial" w:cs="Arial"/>
          <w:highlight w:val="yellow"/>
        </w:rPr>
        <w:t xml:space="preserve"> Describe and explain how different types of testing are performed and their respective test results.</w:t>
      </w:r>
    </w:p>
    <w:p w:rsidR="00387107" w:rsidRPr="00686193" w:rsidRDefault="00387107" w:rsidP="00387107">
      <w:pPr>
        <w:ind w:right="70"/>
        <w:jc w:val="both"/>
        <w:rPr>
          <w:rFonts w:ascii="Arial" w:hAnsi="Arial" w:cs="Arial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534"/>
        <w:gridCol w:w="4536"/>
        <w:gridCol w:w="1084"/>
        <w:gridCol w:w="3480"/>
      </w:tblGrid>
      <w:tr w:rsidR="00387107" w:rsidRPr="00686193" w:rsidTr="00F20609">
        <w:trPr>
          <w:trHeight w:val="255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68619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MyWeb</w:t>
            </w:r>
            <w:proofErr w:type="spellEnd"/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Description of Function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86193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spellStart"/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e.g</w:t>
            </w:r>
            <w:proofErr w:type="spellEnd"/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 Seller is able to log in.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spellStart"/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e.g</w:t>
            </w:r>
            <w:proofErr w:type="spellEnd"/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 Seller is view own list of gadget items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spellStart"/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e.g</w:t>
            </w:r>
            <w:proofErr w:type="spellEnd"/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 Seller is add a gadget items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  <w:tr w:rsidR="00387107" w:rsidRPr="00686193" w:rsidTr="00F20609">
        <w:trPr>
          <w:trHeight w:val="25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B214F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spellStart"/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E</w:t>
            </w:r>
            <w:r w:rsidR="00387107" w:rsidRPr="00686193">
              <w:rPr>
                <w:rFonts w:ascii="Arial" w:hAnsi="Arial" w:cs="Arial"/>
                <w:sz w:val="20"/>
                <w:szCs w:val="20"/>
                <w:highlight w:val="yellow"/>
              </w:rPr>
              <w:t>tc</w:t>
            </w:r>
            <w:proofErr w:type="spellEnd"/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87107" w:rsidRPr="00686193" w:rsidRDefault="00387107" w:rsidP="006A315E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86193">
              <w:rPr>
                <w:rFonts w:ascii="Arial" w:hAnsi="Arial" w:cs="Arial"/>
                <w:sz w:val="20"/>
                <w:szCs w:val="20"/>
                <w:highlight w:val="yellow"/>
              </w:rPr>
              <w:t> </w:t>
            </w:r>
          </w:p>
        </w:tc>
      </w:tr>
    </w:tbl>
    <w:p w:rsidR="00B214F7" w:rsidRPr="00686193" w:rsidRDefault="00B214F7" w:rsidP="00B214F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B214F7">
        <w:rPr>
          <w:rFonts w:ascii="Arial" w:hAnsi="Arial" w:cs="Arial"/>
          <w:b/>
          <w:bCs/>
          <w:noProof/>
          <w:sz w:val="28"/>
        </w:rPr>
        <w:t>Outstanding Issues</w:t>
      </w:r>
    </w:p>
    <w:p w:rsidR="001142EC" w:rsidRPr="00686193" w:rsidRDefault="001142EC" w:rsidP="001142EC">
      <w:pPr>
        <w:ind w:right="70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List any oustanding issues/functions that you have not managed to solve during the project.</w:t>
      </w:r>
    </w:p>
    <w:p w:rsidR="001142EC" w:rsidRPr="00686193" w:rsidRDefault="001142EC" w:rsidP="001142EC">
      <w:pPr>
        <w:ind w:right="70"/>
        <w:rPr>
          <w:rFonts w:ascii="Arial" w:hAnsi="Arial" w:cs="Arial"/>
          <w:noProof/>
          <w:highlight w:val="yellow"/>
        </w:rPr>
      </w:pPr>
      <w:r w:rsidRPr="00686193">
        <w:rPr>
          <w:rFonts w:ascii="Arial" w:hAnsi="Arial" w:cs="Arial"/>
          <w:noProof/>
          <w:highlight w:val="yellow"/>
        </w:rPr>
        <w:t>For each issue, give a recommendation on how it may be resolved.</w:t>
      </w:r>
    </w:p>
    <w:p w:rsidR="001142EC" w:rsidRDefault="001142EC" w:rsidP="001142EC">
      <w:pPr>
        <w:ind w:right="70"/>
        <w:rPr>
          <w:rFonts w:ascii="Arial" w:hAnsi="Arial" w:cs="Arial"/>
          <w:noProof/>
        </w:rPr>
      </w:pPr>
      <w:r w:rsidRPr="00686193">
        <w:rPr>
          <w:rFonts w:ascii="Arial" w:hAnsi="Arial" w:cs="Arial"/>
          <w:noProof/>
          <w:highlight w:val="yellow"/>
        </w:rPr>
        <w:t>Give at least 2 suggestion</w:t>
      </w:r>
      <w:r w:rsidR="00686193" w:rsidRPr="00686193">
        <w:rPr>
          <w:rFonts w:ascii="Arial" w:hAnsi="Arial" w:cs="Arial"/>
          <w:noProof/>
          <w:highlight w:val="yellow"/>
        </w:rPr>
        <w:t>s</w:t>
      </w:r>
      <w:r w:rsidRPr="00686193">
        <w:rPr>
          <w:rFonts w:ascii="Arial" w:hAnsi="Arial" w:cs="Arial"/>
          <w:noProof/>
          <w:highlight w:val="yellow"/>
        </w:rPr>
        <w:t xml:space="preserve"> on how your application may be enhanced.</w:t>
      </w:r>
    </w:p>
    <w:p w:rsidR="00042915" w:rsidRDefault="00042915" w:rsidP="001142EC">
      <w:pPr>
        <w:ind w:right="70"/>
        <w:rPr>
          <w:rFonts w:ascii="Arial" w:hAnsi="Arial" w:cs="Arial"/>
          <w:noProof/>
        </w:rPr>
      </w:pPr>
    </w:p>
    <w:p w:rsidR="00B214F7" w:rsidRDefault="00B214F7" w:rsidP="00B214F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>
        <w:rPr>
          <w:rFonts w:ascii="Arial" w:hAnsi="Arial" w:cs="Arial"/>
          <w:b/>
          <w:bCs/>
          <w:noProof/>
          <w:sz w:val="28"/>
        </w:rPr>
        <w:t>Future Enhancements</w:t>
      </w:r>
    </w:p>
    <w:p w:rsidR="00865BB9" w:rsidRDefault="00865BB9" w:rsidP="00865BB9">
      <w:pPr>
        <w:pStyle w:val="ListParagraph"/>
        <w:ind w:left="0" w:right="70"/>
        <w:rPr>
          <w:rFonts w:ascii="Arial" w:hAnsi="Arial" w:cs="Arial"/>
          <w:noProof/>
          <w:highlight w:val="yellow"/>
        </w:rPr>
      </w:pPr>
      <w:r>
        <w:rPr>
          <w:rFonts w:ascii="Arial" w:hAnsi="Arial" w:cs="Arial"/>
          <w:noProof/>
          <w:highlight w:val="yellow"/>
        </w:rPr>
        <w:t xml:space="preserve">List some possible future enhancement for the project. </w:t>
      </w:r>
    </w:p>
    <w:p w:rsidR="00B214F7" w:rsidRPr="00686193" w:rsidRDefault="00B214F7" w:rsidP="00B214F7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 w:rsidRPr="00686193">
        <w:rPr>
          <w:rFonts w:ascii="Arial" w:hAnsi="Arial" w:cs="Arial"/>
          <w:b/>
          <w:noProof/>
          <w:sz w:val="28"/>
          <w:szCs w:val="28"/>
        </w:rPr>
        <w:t>Penetration Test</w:t>
      </w:r>
    </w:p>
    <w:p w:rsidR="005D4AD1" w:rsidRPr="005E733D" w:rsidRDefault="005D4AD1" w:rsidP="005D4AD1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0"/>
          <w:highlight w:val="yellow"/>
        </w:rPr>
      </w:pPr>
      <w:r w:rsidRPr="005E733D">
        <w:rPr>
          <w:rFonts w:ascii="Arial" w:hAnsi="Arial" w:cs="Arial"/>
          <w:sz w:val="24"/>
          <w:szCs w:val="20"/>
          <w:highlight w:val="yellow"/>
        </w:rPr>
        <w:t>Objective of penetration test</w:t>
      </w:r>
    </w:p>
    <w:p w:rsidR="005D4AD1" w:rsidRPr="005E733D" w:rsidRDefault="005D4AD1" w:rsidP="005D4AD1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0"/>
          <w:highlight w:val="yellow"/>
        </w:rPr>
      </w:pPr>
      <w:r w:rsidRPr="005E733D">
        <w:rPr>
          <w:rFonts w:ascii="Arial" w:hAnsi="Arial" w:cs="Arial"/>
          <w:sz w:val="24"/>
          <w:szCs w:val="20"/>
          <w:highlight w:val="yellow"/>
        </w:rPr>
        <w:t>What tests are perform</w:t>
      </w:r>
      <w:r w:rsidR="001168DE" w:rsidRPr="005E733D">
        <w:rPr>
          <w:rFonts w:ascii="Arial" w:hAnsi="Arial" w:cs="Arial"/>
          <w:sz w:val="24"/>
          <w:szCs w:val="20"/>
          <w:highlight w:val="yellow"/>
        </w:rPr>
        <w:t>ed</w:t>
      </w:r>
      <w:r w:rsidR="00DD3848" w:rsidRPr="005E733D">
        <w:rPr>
          <w:rFonts w:ascii="Arial" w:hAnsi="Arial" w:cs="Arial"/>
          <w:sz w:val="24"/>
          <w:szCs w:val="20"/>
          <w:highlight w:val="yellow"/>
        </w:rPr>
        <w:t xml:space="preserve"> by each member</w:t>
      </w:r>
    </w:p>
    <w:p w:rsidR="00D624EC" w:rsidRPr="005E733D" w:rsidRDefault="00D624EC" w:rsidP="00D624E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0"/>
          <w:highlight w:val="yellow"/>
        </w:rPr>
      </w:pPr>
      <w:r w:rsidRPr="005E733D">
        <w:rPr>
          <w:rFonts w:ascii="Arial" w:hAnsi="Arial" w:cs="Arial"/>
          <w:sz w:val="24"/>
          <w:szCs w:val="20"/>
          <w:highlight w:val="yellow"/>
        </w:rPr>
        <w:t>Summary of results</w:t>
      </w:r>
    </w:p>
    <w:tbl>
      <w:tblPr>
        <w:tblpPr w:leftFromText="180" w:rightFromText="180" w:vertAnchor="text" w:horzAnchor="page" w:tblpX="1441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0"/>
        <w:gridCol w:w="2144"/>
        <w:gridCol w:w="2145"/>
      </w:tblGrid>
      <w:tr w:rsidR="00E012A1" w:rsidRPr="006F302B" w:rsidTr="00BB3015">
        <w:trPr>
          <w:trHeight w:val="414"/>
        </w:trPr>
        <w:tc>
          <w:tcPr>
            <w:tcW w:w="4920" w:type="dxa"/>
            <w:shd w:val="clear" w:color="auto" w:fill="EEECE1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b/>
                <w:bCs/>
                <w:color w:val="000000"/>
                <w:szCs w:val="20"/>
              </w:rPr>
              <w:t>OWASP 2017 Top 10 Vulnerabilities</w:t>
            </w:r>
          </w:p>
        </w:tc>
        <w:tc>
          <w:tcPr>
            <w:tcW w:w="4289" w:type="dxa"/>
            <w:gridSpan w:val="2"/>
            <w:shd w:val="clear" w:color="auto" w:fill="EEECE1"/>
          </w:tcPr>
          <w:p w:rsidR="00E012A1" w:rsidRPr="006F302B" w:rsidRDefault="00E012A1" w:rsidP="00D15BE0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  <w:r w:rsidRPr="006F302B">
              <w:rPr>
                <w:rFonts w:ascii="Arial" w:hAnsi="Arial" w:cs="Arial"/>
                <w:sz w:val="24"/>
                <w:szCs w:val="20"/>
              </w:rPr>
              <w:t>Please indicates discovered vulnerabilities and results</w:t>
            </w:r>
          </w:p>
        </w:tc>
      </w:tr>
      <w:tr w:rsidR="00E012A1" w:rsidRPr="006F302B" w:rsidTr="00085C92">
        <w:trPr>
          <w:trHeight w:val="235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Juice Shop Site</w:t>
            </w: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Major Site</w:t>
            </w:r>
          </w:p>
        </w:tc>
      </w:tr>
      <w:tr w:rsidR="00E012A1" w:rsidRPr="006F302B" w:rsidTr="00085C92">
        <w:trPr>
          <w:trHeight w:val="235"/>
        </w:trPr>
        <w:tc>
          <w:tcPr>
            <w:tcW w:w="4920" w:type="dxa"/>
            <w:shd w:val="clear" w:color="auto" w:fill="auto"/>
          </w:tcPr>
          <w:p w:rsidR="00E012A1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A1 -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Injection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A2 -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Broken Authentication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A3 -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Sensitive Data Exposure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A4 -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XML External Entities (XXE)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174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A5 -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Broken Access Control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FF0000"/>
                <w:szCs w:val="20"/>
              </w:rPr>
            </w:pPr>
            <w:r>
              <w:rPr>
                <w:rFonts w:ascii="Arial" w:eastAsia="MS PGothic" w:hAnsi="Arial" w:cs="Arial"/>
                <w:szCs w:val="20"/>
              </w:rPr>
              <w:t xml:space="preserve">A6 - </w:t>
            </w:r>
            <w:r w:rsidRPr="006F302B">
              <w:rPr>
                <w:rFonts w:ascii="Arial" w:eastAsia="MS PGothic" w:hAnsi="Arial" w:cs="Arial"/>
                <w:szCs w:val="20"/>
              </w:rPr>
              <w:t>Security Misconfiguration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A7</w:t>
            </w: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-</w:t>
            </w:r>
            <w:r w:rsidRPr="006F302B"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Cross-Site Scripting (XSS)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8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A8</w:t>
            </w: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-</w:t>
            </w:r>
            <w:r w:rsidRPr="006F302B"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Insecure Deserialization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0"/>
        </w:trPr>
        <w:tc>
          <w:tcPr>
            <w:tcW w:w="4920" w:type="dxa"/>
            <w:shd w:val="clear" w:color="auto" w:fill="auto"/>
          </w:tcPr>
          <w:p w:rsidR="00E012A1" w:rsidRPr="006F302B" w:rsidRDefault="00E012A1" w:rsidP="00C04211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A9</w:t>
            </w:r>
            <w:r>
              <w:rPr>
                <w:rFonts w:ascii="Arial" w:eastAsia="MS PGothic" w:hAnsi="Arial" w:cs="Arial"/>
                <w:color w:val="000000"/>
                <w:szCs w:val="20"/>
              </w:rPr>
              <w:t xml:space="preserve"> </w:t>
            </w:r>
            <w:r w:rsidRPr="006F302B">
              <w:rPr>
                <w:rFonts w:ascii="Arial" w:eastAsia="MS PGothic" w:hAnsi="Arial" w:cs="Arial"/>
                <w:color w:val="000000"/>
                <w:szCs w:val="20"/>
              </w:rPr>
              <w:t>- Using Components with Known Vulnerabilities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8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color w:val="000000"/>
                <w:szCs w:val="20"/>
              </w:rPr>
            </w:pPr>
            <w:r>
              <w:rPr>
                <w:rFonts w:ascii="Arial" w:eastAsia="MS PGothic" w:hAnsi="Arial" w:cs="Arial"/>
                <w:szCs w:val="20"/>
              </w:rPr>
              <w:t xml:space="preserve">A10 - </w:t>
            </w:r>
            <w:r w:rsidRPr="006F302B">
              <w:rPr>
                <w:rFonts w:ascii="Arial" w:eastAsia="MS PGothic" w:hAnsi="Arial" w:cs="Arial"/>
                <w:szCs w:val="20"/>
              </w:rPr>
              <w:t>Insufficient Logging &amp; Monitoring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  <w:tr w:rsidR="00E012A1" w:rsidRPr="006F302B" w:rsidTr="00085C92">
        <w:trPr>
          <w:trHeight w:val="268"/>
        </w:trPr>
        <w:tc>
          <w:tcPr>
            <w:tcW w:w="4920" w:type="dxa"/>
            <w:shd w:val="clear" w:color="auto" w:fill="auto"/>
          </w:tcPr>
          <w:p w:rsidR="00E012A1" w:rsidRPr="006F302B" w:rsidRDefault="00E012A1" w:rsidP="005963DF">
            <w:pPr>
              <w:kinsoku w:val="0"/>
              <w:overflowPunct w:val="0"/>
              <w:contextualSpacing/>
              <w:textAlignment w:val="baseline"/>
              <w:rPr>
                <w:rFonts w:ascii="Arial" w:eastAsia="MS PGothic" w:hAnsi="Arial" w:cs="Arial"/>
                <w:szCs w:val="20"/>
              </w:rPr>
            </w:pPr>
            <w:r w:rsidRPr="006F302B">
              <w:rPr>
                <w:rFonts w:ascii="Arial" w:eastAsia="MS PGothic" w:hAnsi="Arial" w:cs="Arial"/>
                <w:szCs w:val="20"/>
              </w:rPr>
              <w:t>Others</w:t>
            </w:r>
            <w:r>
              <w:rPr>
                <w:rFonts w:ascii="Arial" w:eastAsia="MS PGothic" w:hAnsi="Arial" w:cs="Arial"/>
                <w:szCs w:val="20"/>
              </w:rPr>
              <w:t xml:space="preserve"> (</w:t>
            </w:r>
            <w:proofErr w:type="spellStart"/>
            <w:r>
              <w:rPr>
                <w:rFonts w:ascii="Arial" w:eastAsia="MS PGothic" w:hAnsi="Arial" w:cs="Arial"/>
                <w:szCs w:val="20"/>
              </w:rPr>
              <w:t>e.g.CSRF</w:t>
            </w:r>
            <w:proofErr w:type="spellEnd"/>
            <w:r>
              <w:rPr>
                <w:rFonts w:ascii="Arial" w:eastAsia="MS PGothic" w:hAnsi="Arial" w:cs="Arial"/>
                <w:szCs w:val="20"/>
              </w:rPr>
              <w:t xml:space="preserve">, </w:t>
            </w:r>
            <w:proofErr w:type="spellStart"/>
            <w:r>
              <w:rPr>
                <w:rFonts w:ascii="Arial" w:eastAsia="MS PGothic" w:hAnsi="Arial" w:cs="Arial"/>
                <w:szCs w:val="20"/>
              </w:rPr>
              <w:t>Unvalidated</w:t>
            </w:r>
            <w:proofErr w:type="spellEnd"/>
            <w:r>
              <w:rPr>
                <w:rFonts w:ascii="Arial" w:eastAsia="MS PGothic" w:hAnsi="Arial" w:cs="Arial"/>
                <w:szCs w:val="20"/>
              </w:rPr>
              <w:t xml:space="preserve"> Redirects/Forwards, etc.)</w:t>
            </w:r>
          </w:p>
        </w:tc>
        <w:tc>
          <w:tcPr>
            <w:tcW w:w="2144" w:type="dxa"/>
            <w:shd w:val="clear" w:color="auto" w:fill="auto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  <w:tc>
          <w:tcPr>
            <w:tcW w:w="2145" w:type="dxa"/>
          </w:tcPr>
          <w:p w:rsidR="00E012A1" w:rsidRPr="006F302B" w:rsidRDefault="00E012A1" w:rsidP="009E3E66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0"/>
              </w:rPr>
            </w:pPr>
          </w:p>
        </w:tc>
      </w:tr>
    </w:tbl>
    <w:p w:rsidR="00B3437B" w:rsidRDefault="00B3437B" w:rsidP="00B619DA">
      <w:pPr>
        <w:pStyle w:val="ListParagraph"/>
        <w:ind w:left="0"/>
        <w:rPr>
          <w:rFonts w:ascii="Arial" w:hAnsi="Arial" w:cs="Arial"/>
          <w:b/>
          <w:sz w:val="24"/>
          <w:szCs w:val="20"/>
          <w:u w:val="single"/>
        </w:rPr>
      </w:pPr>
    </w:p>
    <w:p w:rsidR="002D5BA3" w:rsidRDefault="002D5BA3" w:rsidP="00B619DA">
      <w:pPr>
        <w:pStyle w:val="ListParagraph"/>
        <w:ind w:left="0"/>
        <w:rPr>
          <w:ins w:id="73" w:author="Zhi Yuan POH (TP)" w:date="2021-10-11T00:00:00Z"/>
          <w:rFonts w:ascii="Arial" w:hAnsi="Arial" w:cs="Arial"/>
          <w:b/>
          <w:sz w:val="24"/>
          <w:szCs w:val="20"/>
          <w:u w:val="single"/>
        </w:rPr>
      </w:pPr>
      <w:bookmarkStart w:id="74" w:name="_GoBack"/>
      <w:bookmarkEnd w:id="74"/>
    </w:p>
    <w:p w:rsidR="00875F3D" w:rsidRPr="004D7EDE" w:rsidRDefault="00D624EC" w:rsidP="00B619DA">
      <w:pPr>
        <w:pStyle w:val="ListParagraph"/>
        <w:ind w:left="0"/>
        <w:rPr>
          <w:rFonts w:ascii="Arial" w:hAnsi="Arial" w:cs="Arial"/>
          <w:b/>
          <w:sz w:val="24"/>
          <w:szCs w:val="20"/>
          <w:u w:val="single"/>
        </w:rPr>
      </w:pPr>
      <w:r w:rsidRPr="004D7EDE">
        <w:rPr>
          <w:rFonts w:ascii="Arial" w:hAnsi="Arial" w:cs="Arial"/>
          <w:b/>
          <w:sz w:val="24"/>
          <w:szCs w:val="20"/>
          <w:u w:val="single"/>
        </w:rPr>
        <w:lastRenderedPageBreak/>
        <w:t>Detailed p</w:t>
      </w:r>
      <w:r w:rsidR="000D3706" w:rsidRPr="004D7EDE">
        <w:rPr>
          <w:rFonts w:ascii="Arial" w:hAnsi="Arial" w:cs="Arial"/>
          <w:b/>
          <w:sz w:val="24"/>
          <w:szCs w:val="20"/>
          <w:u w:val="single"/>
        </w:rPr>
        <w:t>enetration test</w:t>
      </w:r>
      <w:r w:rsidR="00C75BA6" w:rsidRPr="004D7EDE">
        <w:rPr>
          <w:rFonts w:ascii="Arial" w:hAnsi="Arial" w:cs="Arial"/>
          <w:b/>
          <w:sz w:val="24"/>
          <w:szCs w:val="20"/>
          <w:u w:val="single"/>
        </w:rPr>
        <w:t xml:space="preserve"> reporting</w:t>
      </w:r>
      <w:r w:rsidR="000D3706" w:rsidRPr="004D7EDE">
        <w:rPr>
          <w:rFonts w:ascii="Arial" w:hAnsi="Arial" w:cs="Arial"/>
          <w:b/>
          <w:sz w:val="24"/>
          <w:szCs w:val="20"/>
          <w:u w:val="single"/>
        </w:rPr>
        <w:t xml:space="preserve"> for each vulnerability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9072"/>
      </w:tblGrid>
      <w:tr w:rsidR="00875F3D" w:rsidRPr="0069385B" w:rsidTr="00CA3FFD">
        <w:trPr>
          <w:trHeight w:val="233"/>
        </w:trPr>
        <w:tc>
          <w:tcPr>
            <w:tcW w:w="9072" w:type="dxa"/>
            <w:shd w:val="clear" w:color="auto" w:fill="D9D9D9"/>
          </w:tcPr>
          <w:p w:rsidR="00875F3D" w:rsidRPr="0069385B" w:rsidRDefault="00875F3D" w:rsidP="00AB3511">
            <w:pPr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Name of the test</w:t>
            </w:r>
          </w:p>
        </w:tc>
      </w:tr>
      <w:tr w:rsidR="00875F3D" w:rsidRPr="0069385B" w:rsidTr="00CA3FFD">
        <w:trPr>
          <w:trHeight w:val="466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Objective:</w:t>
            </w:r>
            <w:r w:rsidRPr="0069385B">
              <w:rPr>
                <w:rFonts w:ascii="Arial" w:hAnsi="Arial" w:cs="Arial"/>
                <w:szCs w:val="20"/>
              </w:rPr>
              <w:t xml:space="preserve"> 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Description of the objective of the test</w:t>
            </w:r>
          </w:p>
        </w:tc>
      </w:tr>
      <w:tr w:rsidR="00875F3D" w:rsidRPr="0069385B" w:rsidTr="00CA3FFD">
        <w:trPr>
          <w:trHeight w:val="699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Requirements: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requirements to perform the test</w:t>
            </w:r>
            <w:r w:rsidR="00BE749F" w:rsidRPr="0069385B">
              <w:rPr>
                <w:rFonts w:ascii="Arial" w:hAnsi="Arial" w:cs="Arial"/>
                <w:szCs w:val="20"/>
              </w:rPr>
              <w:t>?</w:t>
            </w:r>
          </w:p>
          <w:p w:rsidR="00875F3D" w:rsidRPr="0069385B" w:rsidRDefault="000C123B" w:rsidP="00270DD9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</w:t>
            </w:r>
            <w:r w:rsidR="00875F3D" w:rsidRPr="0069385B">
              <w:rPr>
                <w:rFonts w:ascii="Arial" w:hAnsi="Arial" w:cs="Arial"/>
                <w:szCs w:val="20"/>
                <w:highlight w:val="yellow"/>
              </w:rPr>
              <w:t xml:space="preserve"> tool</w:t>
            </w:r>
            <w:r w:rsidRPr="0069385B">
              <w:rPr>
                <w:rFonts w:ascii="Arial" w:hAnsi="Arial" w:cs="Arial"/>
                <w:szCs w:val="20"/>
                <w:highlight w:val="yellow"/>
              </w:rPr>
              <w:t>s</w:t>
            </w:r>
            <w:r w:rsidR="00875F3D" w:rsidRPr="0069385B">
              <w:rPr>
                <w:rFonts w:ascii="Arial" w:hAnsi="Arial" w:cs="Arial"/>
                <w:szCs w:val="20"/>
                <w:highlight w:val="yellow"/>
              </w:rPr>
              <w:t xml:space="preserve"> used? Where can you download the tool?</w:t>
            </w:r>
            <w:r w:rsidR="00875F3D" w:rsidRPr="0069385B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875F3D" w:rsidRPr="0069385B" w:rsidTr="00CA3FFD">
        <w:trPr>
          <w:trHeight w:val="699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Test procedures:</w:t>
            </w:r>
          </w:p>
          <w:p w:rsidR="00875F3D" w:rsidRPr="0069385B" w:rsidRDefault="00875F3D" w:rsidP="00EA156A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procedures to perform the test</w:t>
            </w:r>
            <w:r w:rsidR="00EA156A" w:rsidRPr="0069385B">
              <w:rPr>
                <w:rFonts w:ascii="Arial" w:hAnsi="Arial" w:cs="Arial"/>
                <w:szCs w:val="20"/>
                <w:highlight w:val="yellow"/>
              </w:rPr>
              <w:t>?</w:t>
            </w:r>
          </w:p>
        </w:tc>
      </w:tr>
      <w:tr w:rsidR="00875F3D" w:rsidRPr="0069385B" w:rsidTr="00CA3FFD">
        <w:trPr>
          <w:trHeight w:val="699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Expected result:</w:t>
            </w:r>
          </w:p>
          <w:p w:rsidR="00875F3D" w:rsidRPr="0069385B" w:rsidRDefault="00875F3D" w:rsidP="00EA156A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expected outcome of the test perform</w:t>
            </w:r>
            <w:r w:rsidR="00036B76" w:rsidRPr="0069385B">
              <w:rPr>
                <w:rFonts w:ascii="Arial" w:hAnsi="Arial" w:cs="Arial"/>
                <w:szCs w:val="20"/>
                <w:highlight w:val="yellow"/>
              </w:rPr>
              <w:t>ed?</w:t>
            </w:r>
          </w:p>
        </w:tc>
      </w:tr>
      <w:tr w:rsidR="00875F3D" w:rsidRPr="0069385B" w:rsidTr="00CA3FFD">
        <w:trPr>
          <w:trHeight w:val="932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Test result: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outcome of the test performed</w:t>
            </w:r>
            <w:r w:rsidR="00507320" w:rsidRPr="0069385B">
              <w:rPr>
                <w:rFonts w:ascii="Arial" w:hAnsi="Arial" w:cs="Arial"/>
                <w:szCs w:val="20"/>
                <w:highlight w:val="yellow"/>
              </w:rPr>
              <w:t>?</w:t>
            </w:r>
          </w:p>
          <w:p w:rsidR="00875F3D" w:rsidRPr="0069385B" w:rsidRDefault="005657CF" w:rsidP="002F6449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Provide</w:t>
            </w:r>
            <w:r w:rsidR="00875F3D" w:rsidRPr="0069385B">
              <w:rPr>
                <w:rFonts w:ascii="Arial" w:hAnsi="Arial" w:cs="Arial"/>
                <w:szCs w:val="20"/>
                <w:highlight w:val="yellow"/>
              </w:rPr>
              <w:t xml:space="preserve"> screenshots</w:t>
            </w:r>
            <w:r w:rsidRPr="0069385B">
              <w:rPr>
                <w:rFonts w:ascii="Arial" w:hAnsi="Arial" w:cs="Arial"/>
                <w:szCs w:val="20"/>
                <w:highlight w:val="yellow"/>
              </w:rPr>
              <w:t xml:space="preserve"> whenever possible</w:t>
            </w:r>
          </w:p>
        </w:tc>
      </w:tr>
      <w:tr w:rsidR="00875F3D" w:rsidRPr="0069385B" w:rsidTr="00CA3FFD">
        <w:trPr>
          <w:trHeight w:val="466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proofErr w:type="spellStart"/>
            <w:r w:rsidRPr="0069385B">
              <w:rPr>
                <w:rFonts w:ascii="Arial" w:hAnsi="Arial" w:cs="Arial"/>
                <w:b/>
                <w:szCs w:val="20"/>
                <w:u w:val="single"/>
              </w:rPr>
              <w:t>Analyse</w:t>
            </w:r>
            <w:proofErr w:type="spellEnd"/>
            <w:r w:rsidRPr="0069385B">
              <w:rPr>
                <w:rFonts w:ascii="Arial" w:hAnsi="Arial" w:cs="Arial"/>
                <w:b/>
                <w:szCs w:val="20"/>
                <w:u w:val="single"/>
              </w:rPr>
              <w:t xml:space="preserve"> the result:</w:t>
            </w:r>
          </w:p>
          <w:p w:rsidR="00875F3D" w:rsidRPr="0069385B" w:rsidRDefault="00875F3D" w:rsidP="002F6449">
            <w:pPr>
              <w:jc w:val="both"/>
              <w:rPr>
                <w:rFonts w:ascii="Arial" w:hAnsi="Arial" w:cs="Arial"/>
                <w:szCs w:val="20"/>
              </w:rPr>
            </w:pPr>
            <w:proofErr w:type="spellStart"/>
            <w:r w:rsidRPr="0069385B">
              <w:rPr>
                <w:rFonts w:ascii="Arial" w:hAnsi="Arial" w:cs="Arial"/>
                <w:szCs w:val="20"/>
                <w:highlight w:val="yellow"/>
              </w:rPr>
              <w:t>Analyse</w:t>
            </w:r>
            <w:proofErr w:type="spellEnd"/>
            <w:r w:rsidRPr="0069385B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 w:rsidR="002F6449" w:rsidRPr="0069385B">
              <w:rPr>
                <w:rFonts w:ascii="Arial" w:hAnsi="Arial" w:cs="Arial"/>
                <w:szCs w:val="20"/>
                <w:highlight w:val="yellow"/>
              </w:rPr>
              <w:t xml:space="preserve">and explain </w:t>
            </w:r>
            <w:r w:rsidRPr="0069385B">
              <w:rPr>
                <w:rFonts w:ascii="Arial" w:hAnsi="Arial" w:cs="Arial"/>
                <w:szCs w:val="20"/>
                <w:highlight w:val="yellow"/>
              </w:rPr>
              <w:t>the test result.</w:t>
            </w:r>
          </w:p>
        </w:tc>
      </w:tr>
      <w:tr w:rsidR="00875F3D" w:rsidRPr="0069385B" w:rsidTr="00CA3FFD">
        <w:trPr>
          <w:trHeight w:val="247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Remediation:</w:t>
            </w:r>
          </w:p>
          <w:p w:rsidR="00875F3D" w:rsidRPr="0069385B" w:rsidRDefault="00875F3D" w:rsidP="00AB3511">
            <w:pPr>
              <w:jc w:val="both"/>
              <w:rPr>
                <w:rFonts w:ascii="Arial" w:hAnsi="Arial" w:cs="Arial"/>
                <w:szCs w:val="20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can be done to prevent such attacks</w:t>
            </w:r>
            <w:r w:rsidR="005E76E3" w:rsidRPr="0069385B">
              <w:rPr>
                <w:rFonts w:ascii="Arial" w:hAnsi="Arial" w:cs="Arial"/>
                <w:szCs w:val="20"/>
              </w:rPr>
              <w:t>?</w:t>
            </w:r>
          </w:p>
        </w:tc>
      </w:tr>
      <w:tr w:rsidR="00875F3D" w:rsidRPr="0069385B" w:rsidTr="00CA3FFD">
        <w:trPr>
          <w:trHeight w:val="147"/>
        </w:trPr>
        <w:tc>
          <w:tcPr>
            <w:tcW w:w="9072" w:type="dxa"/>
            <w:shd w:val="clear" w:color="auto" w:fill="auto"/>
          </w:tcPr>
          <w:p w:rsidR="00875F3D" w:rsidRPr="0069385B" w:rsidRDefault="00875F3D" w:rsidP="00AB3511">
            <w:pPr>
              <w:jc w:val="both"/>
              <w:rPr>
                <w:rFonts w:ascii="Arial" w:hAnsi="Arial" w:cs="Arial"/>
                <w:b/>
                <w:szCs w:val="20"/>
                <w:u w:val="single"/>
              </w:rPr>
            </w:pPr>
            <w:r w:rsidRPr="0069385B">
              <w:rPr>
                <w:rFonts w:ascii="Arial" w:hAnsi="Arial" w:cs="Arial"/>
                <w:b/>
                <w:szCs w:val="20"/>
                <w:u w:val="single"/>
              </w:rPr>
              <w:t>Risk:</w:t>
            </w:r>
          </w:p>
          <w:p w:rsidR="00875F3D" w:rsidRPr="0069385B" w:rsidRDefault="00875F3D" w:rsidP="002F6449">
            <w:pPr>
              <w:jc w:val="both"/>
              <w:rPr>
                <w:rFonts w:ascii="Arial" w:hAnsi="Arial" w:cs="Arial"/>
                <w:szCs w:val="20"/>
                <w:highlight w:val="yellow"/>
              </w:rPr>
            </w:pPr>
            <w:r w:rsidRPr="0069385B">
              <w:rPr>
                <w:rFonts w:ascii="Arial" w:hAnsi="Arial" w:cs="Arial"/>
                <w:szCs w:val="20"/>
                <w:highlight w:val="yellow"/>
              </w:rPr>
              <w:t>What are the risks of such attack</w:t>
            </w:r>
            <w:r w:rsidR="00036B76" w:rsidRPr="0069385B">
              <w:rPr>
                <w:rFonts w:ascii="Arial" w:hAnsi="Arial" w:cs="Arial"/>
                <w:szCs w:val="20"/>
                <w:highlight w:val="yellow"/>
              </w:rPr>
              <w:t>?</w:t>
            </w:r>
          </w:p>
        </w:tc>
      </w:tr>
    </w:tbl>
    <w:p w:rsidR="00875F3D" w:rsidRDefault="00875F3D" w:rsidP="00146B0E">
      <w:pPr>
        <w:rPr>
          <w:rFonts w:ascii="Arial" w:hAnsi="Arial" w:cs="Arial"/>
          <w:sz w:val="20"/>
          <w:szCs w:val="20"/>
        </w:rPr>
      </w:pPr>
    </w:p>
    <w:p w:rsidR="00A86644" w:rsidRDefault="00A86644" w:rsidP="00A86644">
      <w:pPr>
        <w:numPr>
          <w:ilvl w:val="0"/>
          <w:numId w:val="40"/>
        </w:numPr>
        <w:ind w:right="70"/>
        <w:jc w:val="both"/>
        <w:rPr>
          <w:rFonts w:ascii="Arial" w:hAnsi="Arial" w:cs="Arial"/>
          <w:b/>
          <w:bCs/>
          <w:noProof/>
          <w:sz w:val="28"/>
        </w:rPr>
      </w:pPr>
      <w:r>
        <w:rPr>
          <w:rFonts w:ascii="Arial" w:hAnsi="Arial" w:cs="Arial"/>
          <w:b/>
          <w:bCs/>
          <w:noProof/>
          <w:sz w:val="28"/>
        </w:rPr>
        <w:t>Conclusion</w:t>
      </w:r>
    </w:p>
    <w:p w:rsidR="00A02026" w:rsidRPr="006B77B3" w:rsidRDefault="003E3DD2" w:rsidP="00A02026">
      <w:pPr>
        <w:ind w:left="720" w:right="70"/>
        <w:jc w:val="both"/>
        <w:rPr>
          <w:rFonts w:ascii="Arial" w:hAnsi="Arial" w:cs="Arial"/>
          <w:bCs/>
          <w:noProof/>
        </w:rPr>
      </w:pPr>
      <w:r>
        <w:rPr>
          <w:rFonts w:ascii="Arial" w:hAnsi="Arial" w:cs="Arial"/>
          <w:bCs/>
          <w:noProof/>
          <w:highlight w:val="yellow"/>
        </w:rPr>
        <w:t xml:space="preserve">Please conclude the project and </w:t>
      </w:r>
      <w:r w:rsidR="00A02026" w:rsidRPr="006B77B3">
        <w:rPr>
          <w:rFonts w:ascii="Arial" w:hAnsi="Arial" w:cs="Arial"/>
          <w:bCs/>
          <w:noProof/>
          <w:highlight w:val="yellow"/>
        </w:rPr>
        <w:t>learning for the subject</w:t>
      </w:r>
      <w:r w:rsidR="004F3311">
        <w:rPr>
          <w:rFonts w:ascii="Arial" w:hAnsi="Arial" w:cs="Arial"/>
          <w:bCs/>
          <w:noProof/>
        </w:rPr>
        <w:t>.</w:t>
      </w:r>
    </w:p>
    <w:p w:rsidR="00A86644" w:rsidRPr="00686193" w:rsidRDefault="00A86644" w:rsidP="00146B0E">
      <w:pPr>
        <w:rPr>
          <w:rFonts w:ascii="Arial" w:hAnsi="Arial" w:cs="Arial"/>
          <w:sz w:val="20"/>
          <w:szCs w:val="20"/>
        </w:rPr>
      </w:pPr>
    </w:p>
    <w:sectPr w:rsidR="00A86644" w:rsidRPr="00686193" w:rsidSect="00B4576A">
      <w:footerReference w:type="default" r:id="rId18"/>
      <w:pgSz w:w="11907" w:h="16839" w:code="9"/>
      <w:pgMar w:top="1418" w:right="1021" w:bottom="1418" w:left="112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06C3" w:rsidRDefault="004306C3">
      <w:r>
        <w:separator/>
      </w:r>
    </w:p>
  </w:endnote>
  <w:endnote w:type="continuationSeparator" w:id="0">
    <w:p w:rsidR="004306C3" w:rsidRDefault="00430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EC" w:rsidRPr="00B5243C" w:rsidRDefault="00B5243C" w:rsidP="00B5243C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923"/>
      </w:tabs>
      <w:rPr>
        <w:rFonts w:ascii="Arial" w:hAnsi="Arial" w:cs="Arial"/>
        <w:sz w:val="16"/>
        <w:szCs w:val="16"/>
      </w:rPr>
    </w:pPr>
    <w:r w:rsidRPr="00125DD6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 xml:space="preserve">WAP </w:t>
    </w:r>
    <w:r w:rsidRPr="00125DD6">
      <w:rPr>
        <w:rFonts w:ascii="Arial" w:hAnsi="Arial" w:cs="Arial"/>
        <w:sz w:val="16"/>
        <w:szCs w:val="16"/>
      </w:rPr>
      <w:t>Repo</w:t>
    </w:r>
    <w:r>
      <w:rPr>
        <w:rFonts w:ascii="Arial" w:hAnsi="Arial" w:cs="Arial"/>
        <w:sz w:val="16"/>
        <w:szCs w:val="16"/>
      </w:rPr>
      <w:t>rt</w:t>
    </w:r>
    <w:r>
      <w:rPr>
        <w:rFonts w:ascii="Arial" w:hAnsi="Arial" w:cs="Arial"/>
        <w:sz w:val="16"/>
        <w:szCs w:val="16"/>
      </w:rPr>
      <w:tab/>
    </w:r>
    <w:r w:rsidRPr="00B5243C">
      <w:rPr>
        <w:rFonts w:ascii="Arial" w:hAnsi="Arial" w:cs="Arial"/>
        <w:sz w:val="16"/>
        <w:szCs w:val="16"/>
      </w:rPr>
      <w:fldChar w:fldCharType="begin"/>
    </w:r>
    <w:r w:rsidRPr="00B5243C">
      <w:rPr>
        <w:rFonts w:ascii="Arial" w:hAnsi="Arial" w:cs="Arial"/>
        <w:sz w:val="16"/>
        <w:szCs w:val="16"/>
      </w:rPr>
      <w:instrText xml:space="preserve"> PAGE   \* MERGEFORMAT </w:instrText>
    </w:r>
    <w:r w:rsidRPr="00B5243C">
      <w:rPr>
        <w:rFonts w:ascii="Arial" w:hAnsi="Arial" w:cs="Arial"/>
        <w:sz w:val="16"/>
        <w:szCs w:val="16"/>
      </w:rPr>
      <w:fldChar w:fldCharType="separate"/>
    </w:r>
    <w:r w:rsidR="00B2118A">
      <w:rPr>
        <w:rFonts w:ascii="Arial" w:hAnsi="Arial" w:cs="Arial"/>
        <w:noProof/>
        <w:sz w:val="16"/>
        <w:szCs w:val="16"/>
      </w:rPr>
      <w:t>i</w:t>
    </w:r>
    <w:r w:rsidRPr="00B5243C">
      <w:rPr>
        <w:rFonts w:ascii="Arial" w:hAnsi="Arial" w:cs="Arial"/>
        <w:noProof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EC" w:rsidRPr="00125DD6" w:rsidRDefault="001142EC" w:rsidP="0074579F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639"/>
      </w:tabs>
      <w:rPr>
        <w:rFonts w:ascii="Arial" w:hAnsi="Arial" w:cs="Arial"/>
        <w:sz w:val="16"/>
        <w:szCs w:val="16"/>
      </w:rPr>
    </w:pPr>
    <w:r w:rsidRPr="00125DD6">
      <w:rPr>
        <w:rFonts w:ascii="Arial" w:hAnsi="Arial" w:cs="Arial"/>
        <w:sz w:val="16"/>
        <w:szCs w:val="16"/>
      </w:rPr>
      <w:t>S</w:t>
    </w:r>
    <w:r w:rsidR="00875F3D">
      <w:rPr>
        <w:rFonts w:ascii="Arial" w:hAnsi="Arial" w:cs="Arial"/>
        <w:sz w:val="16"/>
        <w:szCs w:val="16"/>
      </w:rPr>
      <w:t xml:space="preserve">WAP </w:t>
    </w:r>
    <w:r w:rsidRPr="00125DD6">
      <w:rPr>
        <w:rFonts w:ascii="Arial" w:hAnsi="Arial" w:cs="Arial"/>
        <w:sz w:val="16"/>
        <w:szCs w:val="16"/>
      </w:rPr>
      <w:t>Repo</w:t>
    </w:r>
    <w:r w:rsidR="00875F3D">
      <w:rPr>
        <w:rFonts w:ascii="Arial" w:hAnsi="Arial" w:cs="Arial"/>
        <w:sz w:val="16"/>
        <w:szCs w:val="16"/>
      </w:rPr>
      <w:t>rt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1403" w:rsidRPr="00125DD6" w:rsidRDefault="004F1403" w:rsidP="00CA3FFD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9356"/>
      </w:tabs>
      <w:ind w:right="265"/>
      <w:rPr>
        <w:rFonts w:ascii="Arial" w:hAnsi="Arial" w:cs="Arial"/>
        <w:sz w:val="16"/>
        <w:szCs w:val="16"/>
      </w:rPr>
    </w:pPr>
    <w:r w:rsidRPr="00125DD6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 xml:space="preserve">WAP </w:t>
    </w:r>
    <w:r w:rsidRPr="00125DD6">
      <w:rPr>
        <w:rFonts w:ascii="Arial" w:hAnsi="Arial" w:cs="Arial"/>
        <w:sz w:val="16"/>
        <w:szCs w:val="16"/>
      </w:rPr>
      <w:t>Repo</w:t>
    </w:r>
    <w:r>
      <w:rPr>
        <w:rFonts w:ascii="Arial" w:hAnsi="Arial" w:cs="Arial"/>
        <w:sz w:val="16"/>
        <w:szCs w:val="16"/>
      </w:rPr>
      <w:t>rt Template</w:t>
    </w:r>
    <w:r>
      <w:rPr>
        <w:rFonts w:ascii="Arial" w:hAnsi="Arial" w:cs="Arial"/>
        <w:sz w:val="16"/>
        <w:szCs w:val="16"/>
      </w:rPr>
      <w:tab/>
    </w:r>
    <w:r w:rsidRPr="00125DD6">
      <w:rPr>
        <w:rStyle w:val="PageNumber"/>
        <w:rFonts w:ascii="Arial" w:hAnsi="Arial" w:cs="Arial"/>
        <w:sz w:val="16"/>
        <w:szCs w:val="16"/>
      </w:rPr>
      <w:fldChar w:fldCharType="begin"/>
    </w:r>
    <w:r w:rsidRPr="00125DD6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125DD6">
      <w:rPr>
        <w:rStyle w:val="PageNumber"/>
        <w:rFonts w:ascii="Arial" w:hAnsi="Arial" w:cs="Arial"/>
        <w:sz w:val="16"/>
        <w:szCs w:val="16"/>
      </w:rPr>
      <w:fldChar w:fldCharType="separate"/>
    </w:r>
    <w:r w:rsidR="002D5BA3">
      <w:rPr>
        <w:rStyle w:val="PageNumber"/>
        <w:rFonts w:ascii="Arial" w:hAnsi="Arial" w:cs="Arial"/>
        <w:noProof/>
        <w:sz w:val="16"/>
        <w:szCs w:val="16"/>
      </w:rPr>
      <w:t>4</w:t>
    </w:r>
    <w:r w:rsidRPr="00125DD6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06C3" w:rsidRDefault="004306C3">
      <w:r>
        <w:separator/>
      </w:r>
    </w:p>
  </w:footnote>
  <w:footnote w:type="continuationSeparator" w:id="0">
    <w:p w:rsidR="004306C3" w:rsidRDefault="00430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A63" w:rsidRDefault="000C5A6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2EC" w:rsidRDefault="001142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31777"/>
    <w:multiLevelType w:val="hybridMultilevel"/>
    <w:tmpl w:val="EB4ED2DA"/>
    <w:lvl w:ilvl="0" w:tplc="83C8F4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8215B"/>
    <w:multiLevelType w:val="hybridMultilevel"/>
    <w:tmpl w:val="CB08A5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4A5F0F"/>
    <w:multiLevelType w:val="hybridMultilevel"/>
    <w:tmpl w:val="27BA86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F25B6"/>
    <w:multiLevelType w:val="hybridMultilevel"/>
    <w:tmpl w:val="D6AC09A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EC66836"/>
    <w:multiLevelType w:val="multilevel"/>
    <w:tmpl w:val="785276F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F33C86"/>
    <w:multiLevelType w:val="hybridMultilevel"/>
    <w:tmpl w:val="0A8039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897748"/>
    <w:multiLevelType w:val="hybridMultilevel"/>
    <w:tmpl w:val="9AB21F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9B576EB"/>
    <w:multiLevelType w:val="multilevel"/>
    <w:tmpl w:val="D35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3A5E4B"/>
    <w:multiLevelType w:val="hybridMultilevel"/>
    <w:tmpl w:val="4662723A"/>
    <w:lvl w:ilvl="0" w:tplc="510EF3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8D3C87"/>
    <w:multiLevelType w:val="hybridMultilevel"/>
    <w:tmpl w:val="AD7E6A0A"/>
    <w:lvl w:ilvl="0" w:tplc="EDCC2A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000F8"/>
    <w:multiLevelType w:val="hybridMultilevel"/>
    <w:tmpl w:val="D22EAD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DE7795"/>
    <w:multiLevelType w:val="hybridMultilevel"/>
    <w:tmpl w:val="A2622374"/>
    <w:lvl w:ilvl="0" w:tplc="510EF3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621295"/>
    <w:multiLevelType w:val="hybridMultilevel"/>
    <w:tmpl w:val="36E8B3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D810FE"/>
    <w:multiLevelType w:val="hybridMultilevel"/>
    <w:tmpl w:val="099C29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F0C68"/>
    <w:multiLevelType w:val="hybridMultilevel"/>
    <w:tmpl w:val="629C708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AC2628"/>
    <w:multiLevelType w:val="hybridMultilevel"/>
    <w:tmpl w:val="34CCF9B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E0D712D"/>
    <w:multiLevelType w:val="multilevel"/>
    <w:tmpl w:val="EB7EED9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F8954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9F1E1D"/>
    <w:multiLevelType w:val="multilevel"/>
    <w:tmpl w:val="D6AC09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87F1919"/>
    <w:multiLevelType w:val="hybridMultilevel"/>
    <w:tmpl w:val="0F5A2A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B4005"/>
    <w:multiLevelType w:val="hybridMultilevel"/>
    <w:tmpl w:val="656663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1345E"/>
    <w:multiLevelType w:val="hybridMultilevel"/>
    <w:tmpl w:val="736A10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F66A7"/>
    <w:multiLevelType w:val="hybridMultilevel"/>
    <w:tmpl w:val="C97E96AC"/>
    <w:lvl w:ilvl="0" w:tplc="4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44B75CF3"/>
    <w:multiLevelType w:val="hybridMultilevel"/>
    <w:tmpl w:val="FCDE63FA"/>
    <w:lvl w:ilvl="0" w:tplc="11C06C6C">
      <w:start w:val="3"/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84ABA"/>
    <w:multiLevelType w:val="multilevel"/>
    <w:tmpl w:val="27428910"/>
    <w:lvl w:ilvl="0">
      <w:numFmt w:val="bullet"/>
      <w:lvlText w:val=""/>
      <w:lvlJc w:val="left"/>
      <w:pPr>
        <w:ind w:left="360" w:hanging="360"/>
      </w:pPr>
      <w:rPr>
        <w:rFonts w:ascii="Wingdings" w:eastAsia="SimSun" w:hAnsi="Wingdings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6714F6"/>
    <w:multiLevelType w:val="hybridMultilevel"/>
    <w:tmpl w:val="9C0C23B4"/>
    <w:lvl w:ilvl="0" w:tplc="EDCC2AC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AE866A1"/>
    <w:multiLevelType w:val="hybridMultilevel"/>
    <w:tmpl w:val="EF44A2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174323"/>
    <w:multiLevelType w:val="hybridMultilevel"/>
    <w:tmpl w:val="55C866A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EC228E4"/>
    <w:multiLevelType w:val="hybridMultilevel"/>
    <w:tmpl w:val="D3504A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17B1461"/>
    <w:multiLevelType w:val="hybridMultilevel"/>
    <w:tmpl w:val="A4EECA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DC7A6A"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Arial" w:eastAsia="Times New Roman" w:hAnsi="Arial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F6579"/>
    <w:multiLevelType w:val="hybridMultilevel"/>
    <w:tmpl w:val="2F42600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4C5805"/>
    <w:multiLevelType w:val="hybridMultilevel"/>
    <w:tmpl w:val="EB7EED94"/>
    <w:lvl w:ilvl="0" w:tplc="83C8F47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7B620C3"/>
    <w:multiLevelType w:val="hybridMultilevel"/>
    <w:tmpl w:val="36E2E89C"/>
    <w:lvl w:ilvl="0" w:tplc="83C8F47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D7647B0"/>
    <w:multiLevelType w:val="hybridMultilevel"/>
    <w:tmpl w:val="C9507C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9501B"/>
    <w:multiLevelType w:val="hybridMultilevel"/>
    <w:tmpl w:val="CF42C1A0"/>
    <w:lvl w:ilvl="0" w:tplc="11C06C6C">
      <w:start w:val="3"/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4A1025"/>
    <w:multiLevelType w:val="hybridMultilevel"/>
    <w:tmpl w:val="2A648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F2FFE"/>
    <w:multiLevelType w:val="multilevel"/>
    <w:tmpl w:val="2D5A54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CBF26E7"/>
    <w:multiLevelType w:val="hybridMultilevel"/>
    <w:tmpl w:val="33DE25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4E7DE2"/>
    <w:multiLevelType w:val="hybridMultilevel"/>
    <w:tmpl w:val="17E28ADE"/>
    <w:lvl w:ilvl="0" w:tplc="4372CA4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E225D8"/>
    <w:multiLevelType w:val="hybridMultilevel"/>
    <w:tmpl w:val="29529A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Palatino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Palatino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071DB7"/>
    <w:multiLevelType w:val="hybridMultilevel"/>
    <w:tmpl w:val="5FF82E30"/>
    <w:lvl w:ilvl="0" w:tplc="1B0E687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26"/>
  </w:num>
  <w:num w:numId="3">
    <w:abstractNumId w:val="29"/>
  </w:num>
  <w:num w:numId="4">
    <w:abstractNumId w:val="30"/>
  </w:num>
  <w:num w:numId="5">
    <w:abstractNumId w:val="21"/>
  </w:num>
  <w:num w:numId="6">
    <w:abstractNumId w:val="33"/>
  </w:num>
  <w:num w:numId="7">
    <w:abstractNumId w:val="37"/>
  </w:num>
  <w:num w:numId="8">
    <w:abstractNumId w:val="2"/>
  </w:num>
  <w:num w:numId="9">
    <w:abstractNumId w:val="5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5"/>
  </w:num>
  <w:num w:numId="12">
    <w:abstractNumId w:val="13"/>
  </w:num>
  <w:num w:numId="13">
    <w:abstractNumId w:val="1"/>
  </w:num>
  <w:num w:numId="14">
    <w:abstractNumId w:val="28"/>
  </w:num>
  <w:num w:numId="15">
    <w:abstractNumId w:val="19"/>
  </w:num>
  <w:num w:numId="16">
    <w:abstractNumId w:val="12"/>
  </w:num>
  <w:num w:numId="17">
    <w:abstractNumId w:val="39"/>
  </w:num>
  <w:num w:numId="18">
    <w:abstractNumId w:val="14"/>
  </w:num>
  <w:num w:numId="19">
    <w:abstractNumId w:val="27"/>
  </w:num>
  <w:num w:numId="20">
    <w:abstractNumId w:val="6"/>
  </w:num>
  <w:num w:numId="21">
    <w:abstractNumId w:val="3"/>
  </w:num>
  <w:num w:numId="22">
    <w:abstractNumId w:val="18"/>
  </w:num>
  <w:num w:numId="23">
    <w:abstractNumId w:val="40"/>
  </w:num>
  <w:num w:numId="24">
    <w:abstractNumId w:val="38"/>
  </w:num>
  <w:num w:numId="25">
    <w:abstractNumId w:val="4"/>
  </w:num>
  <w:num w:numId="26">
    <w:abstractNumId w:val="7"/>
  </w:num>
  <w:num w:numId="27">
    <w:abstractNumId w:val="32"/>
  </w:num>
  <w:num w:numId="28">
    <w:abstractNumId w:val="0"/>
  </w:num>
  <w:num w:numId="29">
    <w:abstractNumId w:val="31"/>
  </w:num>
  <w:num w:numId="30">
    <w:abstractNumId w:val="16"/>
  </w:num>
  <w:num w:numId="31">
    <w:abstractNumId w:val="11"/>
  </w:num>
  <w:num w:numId="32">
    <w:abstractNumId w:val="8"/>
  </w:num>
  <w:num w:numId="33">
    <w:abstractNumId w:val="10"/>
  </w:num>
  <w:num w:numId="34">
    <w:abstractNumId w:val="9"/>
  </w:num>
  <w:num w:numId="35">
    <w:abstractNumId w:val="25"/>
  </w:num>
  <w:num w:numId="36">
    <w:abstractNumId w:val="23"/>
  </w:num>
  <w:num w:numId="37">
    <w:abstractNumId w:val="34"/>
  </w:num>
  <w:num w:numId="38">
    <w:abstractNumId w:val="17"/>
  </w:num>
  <w:num w:numId="39">
    <w:abstractNumId w:val="24"/>
  </w:num>
  <w:num w:numId="40">
    <w:abstractNumId w:val="36"/>
  </w:num>
  <w:num w:numId="41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Zhi Yuan POH (TP)">
    <w15:presenceInfo w15:providerId="AD" w15:userId="S-1-5-21-69290438-237730288-637696952-479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trackRevisions/>
  <w:defaultTabStop w:val="720"/>
  <w:drawingGridHorizontalSpacing w:val="187"/>
  <w:drawingGridVerticalSpacing w:val="1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4D"/>
    <w:rsid w:val="000024CC"/>
    <w:rsid w:val="00010FEA"/>
    <w:rsid w:val="00026E0C"/>
    <w:rsid w:val="000301E7"/>
    <w:rsid w:val="00031E0F"/>
    <w:rsid w:val="00033FE1"/>
    <w:rsid w:val="00036B76"/>
    <w:rsid w:val="00037649"/>
    <w:rsid w:val="00042915"/>
    <w:rsid w:val="0005708C"/>
    <w:rsid w:val="00066E88"/>
    <w:rsid w:val="00067483"/>
    <w:rsid w:val="00085C92"/>
    <w:rsid w:val="00085D67"/>
    <w:rsid w:val="00096E94"/>
    <w:rsid w:val="000C123B"/>
    <w:rsid w:val="000C2500"/>
    <w:rsid w:val="000C5A63"/>
    <w:rsid w:val="000D3706"/>
    <w:rsid w:val="000D72D1"/>
    <w:rsid w:val="000D7B76"/>
    <w:rsid w:val="000F6C22"/>
    <w:rsid w:val="001000E0"/>
    <w:rsid w:val="001142EC"/>
    <w:rsid w:val="00115BDD"/>
    <w:rsid w:val="001168DE"/>
    <w:rsid w:val="001273B2"/>
    <w:rsid w:val="00146B0E"/>
    <w:rsid w:val="00164DA5"/>
    <w:rsid w:val="00174509"/>
    <w:rsid w:val="001B604B"/>
    <w:rsid w:val="001D2594"/>
    <w:rsid w:val="002211F1"/>
    <w:rsid w:val="00241704"/>
    <w:rsid w:val="002555AD"/>
    <w:rsid w:val="00256F57"/>
    <w:rsid w:val="00266768"/>
    <w:rsid w:val="00270DD9"/>
    <w:rsid w:val="002751F8"/>
    <w:rsid w:val="00276306"/>
    <w:rsid w:val="00290C11"/>
    <w:rsid w:val="002A4337"/>
    <w:rsid w:val="002B5802"/>
    <w:rsid w:val="002C45C6"/>
    <w:rsid w:val="002C776C"/>
    <w:rsid w:val="002D5BA3"/>
    <w:rsid w:val="002F0712"/>
    <w:rsid w:val="002F1FCF"/>
    <w:rsid w:val="002F6449"/>
    <w:rsid w:val="002F653E"/>
    <w:rsid w:val="003210D6"/>
    <w:rsid w:val="00330946"/>
    <w:rsid w:val="00332661"/>
    <w:rsid w:val="00343FA6"/>
    <w:rsid w:val="00350177"/>
    <w:rsid w:val="00351491"/>
    <w:rsid w:val="00374195"/>
    <w:rsid w:val="00382655"/>
    <w:rsid w:val="003835EC"/>
    <w:rsid w:val="00384C85"/>
    <w:rsid w:val="00387107"/>
    <w:rsid w:val="00392C2E"/>
    <w:rsid w:val="003B0A40"/>
    <w:rsid w:val="003B206B"/>
    <w:rsid w:val="003B2E5E"/>
    <w:rsid w:val="003C02E4"/>
    <w:rsid w:val="003C26AA"/>
    <w:rsid w:val="003E3DD2"/>
    <w:rsid w:val="00410202"/>
    <w:rsid w:val="00411395"/>
    <w:rsid w:val="00412DAD"/>
    <w:rsid w:val="004306C3"/>
    <w:rsid w:val="00435E40"/>
    <w:rsid w:val="004631A5"/>
    <w:rsid w:val="0048106E"/>
    <w:rsid w:val="004C2BFD"/>
    <w:rsid w:val="004D7EDE"/>
    <w:rsid w:val="004E363A"/>
    <w:rsid w:val="004F1403"/>
    <w:rsid w:val="004F3311"/>
    <w:rsid w:val="005005E2"/>
    <w:rsid w:val="00501BBF"/>
    <w:rsid w:val="00507320"/>
    <w:rsid w:val="005214F4"/>
    <w:rsid w:val="00524CCE"/>
    <w:rsid w:val="00525754"/>
    <w:rsid w:val="00536544"/>
    <w:rsid w:val="00546C03"/>
    <w:rsid w:val="00557A47"/>
    <w:rsid w:val="005657CF"/>
    <w:rsid w:val="00567363"/>
    <w:rsid w:val="00567AE5"/>
    <w:rsid w:val="00583367"/>
    <w:rsid w:val="00590C42"/>
    <w:rsid w:val="005963DF"/>
    <w:rsid w:val="005C65B9"/>
    <w:rsid w:val="005D4AD1"/>
    <w:rsid w:val="005D4CEE"/>
    <w:rsid w:val="005E733D"/>
    <w:rsid w:val="005E76E3"/>
    <w:rsid w:val="005F43C5"/>
    <w:rsid w:val="00611C4B"/>
    <w:rsid w:val="00624ACB"/>
    <w:rsid w:val="00635329"/>
    <w:rsid w:val="00641AA2"/>
    <w:rsid w:val="00651202"/>
    <w:rsid w:val="00660A38"/>
    <w:rsid w:val="006614E3"/>
    <w:rsid w:val="00665348"/>
    <w:rsid w:val="00665D69"/>
    <w:rsid w:val="00667E1B"/>
    <w:rsid w:val="0067024D"/>
    <w:rsid w:val="00686193"/>
    <w:rsid w:val="006936AB"/>
    <w:rsid w:val="0069385B"/>
    <w:rsid w:val="00697361"/>
    <w:rsid w:val="006A315E"/>
    <w:rsid w:val="006B77B3"/>
    <w:rsid w:val="006E0984"/>
    <w:rsid w:val="006E4142"/>
    <w:rsid w:val="006F302B"/>
    <w:rsid w:val="0071098A"/>
    <w:rsid w:val="00721D15"/>
    <w:rsid w:val="00724EB5"/>
    <w:rsid w:val="00734BEB"/>
    <w:rsid w:val="0074579F"/>
    <w:rsid w:val="007474F7"/>
    <w:rsid w:val="007750B4"/>
    <w:rsid w:val="00787ADC"/>
    <w:rsid w:val="007926B2"/>
    <w:rsid w:val="007A0AB8"/>
    <w:rsid w:val="007A2911"/>
    <w:rsid w:val="007A2CC2"/>
    <w:rsid w:val="007B45A4"/>
    <w:rsid w:val="007C7ED4"/>
    <w:rsid w:val="007F46D8"/>
    <w:rsid w:val="008052AF"/>
    <w:rsid w:val="00806062"/>
    <w:rsid w:val="0081799E"/>
    <w:rsid w:val="008231BE"/>
    <w:rsid w:val="00850DD8"/>
    <w:rsid w:val="00861595"/>
    <w:rsid w:val="00865BB9"/>
    <w:rsid w:val="00867D02"/>
    <w:rsid w:val="0087264E"/>
    <w:rsid w:val="00875F3D"/>
    <w:rsid w:val="00880B4C"/>
    <w:rsid w:val="008A0BF9"/>
    <w:rsid w:val="008B1D83"/>
    <w:rsid w:val="008C3EEB"/>
    <w:rsid w:val="008C587E"/>
    <w:rsid w:val="008D409B"/>
    <w:rsid w:val="008F143B"/>
    <w:rsid w:val="008F155B"/>
    <w:rsid w:val="008F46FA"/>
    <w:rsid w:val="009010DD"/>
    <w:rsid w:val="00935594"/>
    <w:rsid w:val="00943DE9"/>
    <w:rsid w:val="009505BE"/>
    <w:rsid w:val="0095122B"/>
    <w:rsid w:val="00960391"/>
    <w:rsid w:val="009654C8"/>
    <w:rsid w:val="0096770D"/>
    <w:rsid w:val="009747BC"/>
    <w:rsid w:val="0098428D"/>
    <w:rsid w:val="009854FE"/>
    <w:rsid w:val="009A278A"/>
    <w:rsid w:val="009A63F7"/>
    <w:rsid w:val="009B69CF"/>
    <w:rsid w:val="009E3E66"/>
    <w:rsid w:val="009E5A61"/>
    <w:rsid w:val="009F48A2"/>
    <w:rsid w:val="009F4D41"/>
    <w:rsid w:val="00A02026"/>
    <w:rsid w:val="00A05582"/>
    <w:rsid w:val="00A14639"/>
    <w:rsid w:val="00A32307"/>
    <w:rsid w:val="00A32EB3"/>
    <w:rsid w:val="00A367C2"/>
    <w:rsid w:val="00A37B7A"/>
    <w:rsid w:val="00A37EFF"/>
    <w:rsid w:val="00A54B36"/>
    <w:rsid w:val="00A552F1"/>
    <w:rsid w:val="00A61FAE"/>
    <w:rsid w:val="00A711F9"/>
    <w:rsid w:val="00A7485E"/>
    <w:rsid w:val="00A86644"/>
    <w:rsid w:val="00AA25C9"/>
    <w:rsid w:val="00AB3511"/>
    <w:rsid w:val="00AC5C42"/>
    <w:rsid w:val="00AD543F"/>
    <w:rsid w:val="00AE5A2B"/>
    <w:rsid w:val="00AF78CD"/>
    <w:rsid w:val="00B146B4"/>
    <w:rsid w:val="00B14A5B"/>
    <w:rsid w:val="00B2118A"/>
    <w:rsid w:val="00B214F7"/>
    <w:rsid w:val="00B3437B"/>
    <w:rsid w:val="00B4576A"/>
    <w:rsid w:val="00B5243C"/>
    <w:rsid w:val="00B6070E"/>
    <w:rsid w:val="00B619DA"/>
    <w:rsid w:val="00B83808"/>
    <w:rsid w:val="00B91C3A"/>
    <w:rsid w:val="00BB3015"/>
    <w:rsid w:val="00BC1CAD"/>
    <w:rsid w:val="00BD7A0D"/>
    <w:rsid w:val="00BE749F"/>
    <w:rsid w:val="00BF0E7F"/>
    <w:rsid w:val="00C0044F"/>
    <w:rsid w:val="00C04211"/>
    <w:rsid w:val="00C270A7"/>
    <w:rsid w:val="00C31A31"/>
    <w:rsid w:val="00C433BB"/>
    <w:rsid w:val="00C57DBF"/>
    <w:rsid w:val="00C75BA6"/>
    <w:rsid w:val="00C848BE"/>
    <w:rsid w:val="00C92FA5"/>
    <w:rsid w:val="00C9650A"/>
    <w:rsid w:val="00CA3FFD"/>
    <w:rsid w:val="00CB0242"/>
    <w:rsid w:val="00CD3454"/>
    <w:rsid w:val="00CD7A18"/>
    <w:rsid w:val="00CE6CB5"/>
    <w:rsid w:val="00D04F4B"/>
    <w:rsid w:val="00D12140"/>
    <w:rsid w:val="00D14014"/>
    <w:rsid w:val="00D15BE0"/>
    <w:rsid w:val="00D1731A"/>
    <w:rsid w:val="00D2263B"/>
    <w:rsid w:val="00D512B7"/>
    <w:rsid w:val="00D54AD6"/>
    <w:rsid w:val="00D55742"/>
    <w:rsid w:val="00D573DA"/>
    <w:rsid w:val="00D624EC"/>
    <w:rsid w:val="00D66DF0"/>
    <w:rsid w:val="00DA3159"/>
    <w:rsid w:val="00DA3FF7"/>
    <w:rsid w:val="00DA4713"/>
    <w:rsid w:val="00DA6156"/>
    <w:rsid w:val="00DB0634"/>
    <w:rsid w:val="00DD3848"/>
    <w:rsid w:val="00DE2FBF"/>
    <w:rsid w:val="00DF35B7"/>
    <w:rsid w:val="00DF50C6"/>
    <w:rsid w:val="00E012A1"/>
    <w:rsid w:val="00E04D05"/>
    <w:rsid w:val="00E13244"/>
    <w:rsid w:val="00E1678B"/>
    <w:rsid w:val="00E23564"/>
    <w:rsid w:val="00E31427"/>
    <w:rsid w:val="00E32259"/>
    <w:rsid w:val="00E4706C"/>
    <w:rsid w:val="00E51459"/>
    <w:rsid w:val="00E75DA2"/>
    <w:rsid w:val="00E86B61"/>
    <w:rsid w:val="00E87CD9"/>
    <w:rsid w:val="00E91399"/>
    <w:rsid w:val="00EA00AD"/>
    <w:rsid w:val="00EA156A"/>
    <w:rsid w:val="00EA5073"/>
    <w:rsid w:val="00EB11A3"/>
    <w:rsid w:val="00EF1FAC"/>
    <w:rsid w:val="00EF28B5"/>
    <w:rsid w:val="00EF7A25"/>
    <w:rsid w:val="00F075C1"/>
    <w:rsid w:val="00F20609"/>
    <w:rsid w:val="00F2564D"/>
    <w:rsid w:val="00F30C0B"/>
    <w:rsid w:val="00F33487"/>
    <w:rsid w:val="00F33BF8"/>
    <w:rsid w:val="00F3487E"/>
    <w:rsid w:val="00F45642"/>
    <w:rsid w:val="00F54B53"/>
    <w:rsid w:val="00F73D7A"/>
    <w:rsid w:val="00F825A9"/>
    <w:rsid w:val="00FC4663"/>
    <w:rsid w:val="00FF06AF"/>
    <w:rsid w:val="00FF59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DA4F38"/>
  <w15:chartTrackingRefBased/>
  <w15:docId w15:val="{8FAA355D-E6F1-4BE9-B56D-6629722B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</w:tabs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noProof/>
      <w:sz w:val="28"/>
    </w:rPr>
  </w:style>
  <w:style w:type="paragraph" w:styleId="Heading4">
    <w:name w:val="heading 4"/>
    <w:basedOn w:val="Normal"/>
    <w:next w:val="Normal"/>
    <w:qFormat/>
    <w:pPr>
      <w:keepNext/>
      <w:ind w:left="360"/>
      <w:outlineLvl w:val="3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 w:hanging="720"/>
    </w:pPr>
    <w:rPr>
      <w:rFonts w:ascii="Arial" w:hAnsi="Arial" w:cs="Arial"/>
      <w:sz w:val="22"/>
    </w:rPr>
  </w:style>
  <w:style w:type="paragraph" w:styleId="BalloonText">
    <w:name w:val="Balloon Text"/>
    <w:basedOn w:val="Normal"/>
    <w:semiHidden/>
    <w:rsid w:val="000D21C7"/>
    <w:rPr>
      <w:rFonts w:ascii="Tahoma" w:hAnsi="Tahoma" w:cs="Tahoma"/>
      <w:sz w:val="16"/>
      <w:szCs w:val="16"/>
    </w:rPr>
  </w:style>
  <w:style w:type="paragraph" w:customStyle="1" w:styleId="indendtedpara">
    <w:name w:val="indendted para"/>
    <w:rsid w:val="00B36BF6"/>
    <w:pPr>
      <w:spacing w:line="240" w:lineRule="atLeast"/>
      <w:ind w:left="1440"/>
      <w:jc w:val="both"/>
    </w:pPr>
    <w:rPr>
      <w:sz w:val="24"/>
      <w:lang w:val="en-GB" w:eastAsia="en-US"/>
    </w:rPr>
  </w:style>
  <w:style w:type="table" w:styleId="TableGrid">
    <w:name w:val="Table Grid"/>
    <w:basedOn w:val="TableNormal"/>
    <w:uiPriority w:val="59"/>
    <w:rsid w:val="004F7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165617"/>
    <w:pPr>
      <w:spacing w:before="100" w:beforeAutospacing="1" w:after="100" w:afterAutospacing="1"/>
    </w:pPr>
    <w:rPr>
      <w:lang w:val="en-SG" w:eastAsia="en-SG"/>
    </w:rPr>
  </w:style>
  <w:style w:type="paragraph" w:styleId="ListParagraph">
    <w:name w:val="List Paragraph"/>
    <w:basedOn w:val="Normal"/>
    <w:uiPriority w:val="34"/>
    <w:qFormat/>
    <w:rsid w:val="00875F3D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  <w:lang w:val="en-GB" w:eastAsia="zh-CN"/>
    </w:rPr>
  </w:style>
  <w:style w:type="character" w:customStyle="1" w:styleId="FooterChar">
    <w:name w:val="Footer Char"/>
    <w:link w:val="Footer"/>
    <w:uiPriority w:val="99"/>
    <w:rsid w:val="00B5243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0E9C9C4-761D-46D0-B24A-8E23217F7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</vt:lpstr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Zhi Yuan POH (TP)</cp:lastModifiedBy>
  <cp:revision>14</cp:revision>
  <cp:lastPrinted>2019-09-30T17:14:00Z</cp:lastPrinted>
  <dcterms:created xsi:type="dcterms:W3CDTF">2019-09-21T08:44:00Z</dcterms:created>
  <dcterms:modified xsi:type="dcterms:W3CDTF">2021-10-10T16:03:00Z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zypoh@TP.EDU.SG</vt:lpwstr>
  </property>
  <property fmtid="{D5CDD505-2E9C-101B-9397-08002B2CF9AE}" pid="5" name="MSIP_Label_4bcb20ed-001a-45f4-b2e7-234c5fc91178_SetDate">
    <vt:lpwstr>2020-10-05T00:37:38.7051994Z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3f15e796-4cd2-4f83-b71e-8ac3ef4fffe2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zypoh@TP.EDU.SG</vt:lpwstr>
  </property>
  <property fmtid="{D5CDD505-2E9C-101B-9397-08002B2CF9AE}" pid="13" name="MSIP_Label_f69d7fc4-da81-42e5-b309-526f71322d86_SetDate">
    <vt:lpwstr>2020-10-05T00:37:38.7051994Z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3f15e796-4cd2-4f83-b71e-8ac3ef4fffe2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</Properties>
</file>